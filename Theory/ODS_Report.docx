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Marija Cveevska</w:t>
      </w:r>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Suleyman Erim</w:t>
      </w:r>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21D550F6" w14:textId="68392AC5" w:rsidR="003D0F59" w:rsidRDefault="003D0F59" w:rsidP="006F2623">
      <w:pPr>
        <w:spacing w:after="80"/>
        <w:jc w:val="both"/>
        <w:rPr>
          <w:ins w:id="1" w:author="Marija Cveevska" w:date="2023-09-17T16:26:00Z"/>
          <w:rFonts w:ascii="Arial" w:hAnsi="Arial" w:cs="Arial"/>
          <w:i/>
          <w:iCs/>
          <w:color w:val="FF0000"/>
          <w:sz w:val="20"/>
          <w:szCs w:val="20"/>
        </w:rPr>
      </w:pPr>
      <w:r w:rsidRPr="003D0F59">
        <w:rPr>
          <w:rFonts w:ascii="Arial" w:hAnsi="Arial" w:cs="Arial"/>
          <w:i/>
          <w:iCs/>
          <w:color w:val="FF0000"/>
          <w:sz w:val="20"/>
          <w:szCs w:val="20"/>
        </w:rPr>
        <w:t>this is just copy-paste – NEEDS to be rewritten after finishing other sections</w:t>
      </w:r>
    </w:p>
    <w:p w14:paraId="61ABFA8B" w14:textId="77777777" w:rsidR="00090E0C" w:rsidRDefault="00090E0C" w:rsidP="006F2623">
      <w:pPr>
        <w:spacing w:after="80"/>
        <w:jc w:val="both"/>
        <w:rPr>
          <w:ins w:id="2" w:author="Marija Cveevska" w:date="2023-09-17T15:57:00Z"/>
          <w:rFonts w:ascii="Arial" w:hAnsi="Arial" w:cs="Arial"/>
          <w:i/>
          <w:iCs/>
          <w:color w:val="FF0000"/>
          <w:sz w:val="20"/>
          <w:szCs w:val="20"/>
        </w:rPr>
      </w:pPr>
    </w:p>
    <w:p w14:paraId="0BBDFD0D" w14:textId="1C0EA5EF" w:rsidR="00090E0C" w:rsidRPr="00090E0C" w:rsidRDefault="00090E0C" w:rsidP="00090E0C">
      <w:pPr>
        <w:spacing w:after="80"/>
        <w:jc w:val="both"/>
        <w:rPr>
          <w:ins w:id="3" w:author="Marija Cveevska" w:date="2023-09-17T16:21:00Z"/>
          <w:rFonts w:ascii="CMR10" w:hAnsi="CMR10" w:cs="CMR10"/>
        </w:rPr>
      </w:pPr>
      <w:ins w:id="4" w:author="Marija Cveevska" w:date="2023-09-17T16:21:00Z">
        <w:r w:rsidRPr="00090E0C">
          <w:rPr>
            <w:rFonts w:ascii="CMR10" w:hAnsi="CMR10" w:cs="CMR10"/>
            <w:b/>
            <w:bCs/>
            <w:rPrChange w:id="5" w:author="Marija Cveevska" w:date="2023-09-17T16:26:00Z">
              <w:rPr>
                <w:rFonts w:ascii="CMR10" w:hAnsi="CMR10" w:cs="CMR10"/>
              </w:rPr>
            </w:rPrChange>
          </w:rPr>
          <w:t>The Minimum Enclosing Ball</w:t>
        </w:r>
        <w:r w:rsidRPr="00090E0C">
          <w:rPr>
            <w:rFonts w:ascii="CMR10" w:hAnsi="CMR10" w:cs="CMR10"/>
          </w:rPr>
          <w:t xml:space="preserve">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ins>
    </w:p>
    <w:p w14:paraId="7D84D497" w14:textId="3C0A9B74" w:rsidR="00090E0C" w:rsidRDefault="00090E0C" w:rsidP="00090E0C">
      <w:pPr>
        <w:spacing w:after="80"/>
        <w:jc w:val="both"/>
        <w:rPr>
          <w:ins w:id="6" w:author="Marija Cveevska" w:date="2023-09-17T16:23:00Z"/>
          <w:rFonts w:ascii="CMR10" w:hAnsi="CMR10" w:cs="CMR10"/>
        </w:rPr>
      </w:pPr>
      <w:ins w:id="7" w:author="Marija Cveevska" w:date="2023-09-17T16:21:00Z">
        <w:r w:rsidRPr="00090E0C">
          <w:rPr>
            <w:rFonts w:ascii="CMR10" w:hAnsi="CMR10" w:cs="CMR10"/>
          </w:rPr>
          <w:t xml:space="preserve">MEBs offer a highly </w:t>
        </w:r>
      </w:ins>
      <w:ins w:id="8" w:author="Marija Cveevska" w:date="2023-09-17T16:23:00Z">
        <w:r>
          <w:rPr>
            <w:rFonts w:ascii="CMR10" w:hAnsi="CMR10" w:cs="CMR10"/>
          </w:rPr>
          <w:t>versatile</w:t>
        </w:r>
      </w:ins>
      <w:ins w:id="9" w:author="Marija Cveevska" w:date="2023-09-17T16:21:00Z">
        <w:r w:rsidRPr="00090E0C">
          <w:rPr>
            <w:rFonts w:ascii="CMR10" w:hAnsi="CMR10" w:cs="CMR10"/>
          </w:rPr>
          <w:t xml:space="preserve"> means of data representation, serving a wide array of purposes in both learning and analytical contexts. These applications </w:t>
        </w:r>
      </w:ins>
      <w:ins w:id="10" w:author="Marija Cveevska" w:date="2023-09-17T16:23:00Z">
        <w:r>
          <w:rPr>
            <w:rFonts w:ascii="CMR10" w:hAnsi="CMR10" w:cs="CMR10"/>
          </w:rPr>
          <w:t>include</w:t>
        </w:r>
      </w:ins>
      <w:ins w:id="11" w:author="Marija Cveevska" w:date="2023-09-17T16:21:00Z">
        <w:r w:rsidRPr="00090E0C">
          <w:rPr>
            <w:rFonts w:ascii="CMR10" w:hAnsi="CMR10" w:cs="CMR10"/>
          </w:rPr>
          <w:t>, among others, the acceleration of training support vector machines and other classifiers, symbolic learning, the identification of landmarks or prototypes, the analysis of data streams, and the detection of anomalies</w:t>
        </w:r>
      </w:ins>
      <w:ins w:id="12" w:author="Marija Cveevska" w:date="2023-09-17T16:23:00Z">
        <w:r>
          <w:rPr>
            <w:rFonts w:ascii="CMR10" w:hAnsi="CMR10" w:cs="CMR10"/>
          </w:rPr>
          <w:t>.</w:t>
        </w:r>
      </w:ins>
    </w:p>
    <w:p w14:paraId="5AF3E9B7" w14:textId="65D6D3B6" w:rsidR="00090E0C" w:rsidRPr="00090E0C" w:rsidRDefault="00090E0C" w:rsidP="00090E0C">
      <w:pPr>
        <w:spacing w:after="80"/>
        <w:jc w:val="both"/>
        <w:rPr>
          <w:ins w:id="13" w:author="Marija Cveevska" w:date="2023-09-17T16:21:00Z"/>
          <w:rFonts w:ascii="CMR10" w:hAnsi="CMR10" w:cs="CMR10"/>
        </w:rPr>
      </w:pPr>
      <w:ins w:id="14" w:author="Marija Cveevska" w:date="2023-09-17T16:21:00Z">
        <w:r w:rsidRPr="00090E0C">
          <w:rPr>
            <w:rFonts w:ascii="CMR10" w:hAnsi="CMR10" w:cs="CMR10"/>
          </w:rPr>
          <w:t xml:space="preserve">In this project, our primary focus lies on </w:t>
        </w:r>
        <w:r w:rsidRPr="00090E0C">
          <w:rPr>
            <w:rFonts w:ascii="CMR10" w:hAnsi="CMR10" w:cs="CMR10"/>
            <w:b/>
            <w:bCs/>
            <w:rPrChange w:id="15" w:author="Marija Cveevska" w:date="2023-09-17T16:27:00Z">
              <w:rPr>
                <w:rFonts w:ascii="CMR10" w:hAnsi="CMR10" w:cs="CMR10"/>
              </w:rPr>
            </w:rPrChange>
          </w:rPr>
          <w:t>anomaly detection</w:t>
        </w:r>
        <w:r w:rsidRPr="00090E0C">
          <w:rPr>
            <w:rFonts w:ascii="CMR10" w:hAnsi="CMR10" w:cs="CMR1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ins>
    </w:p>
    <w:p w14:paraId="490C9EC9" w14:textId="3DE078A6" w:rsidR="00090E0C" w:rsidRPr="00090E0C" w:rsidRDefault="00090E0C" w:rsidP="00090E0C">
      <w:pPr>
        <w:spacing w:after="80"/>
        <w:jc w:val="both"/>
        <w:rPr>
          <w:ins w:id="16" w:author="Marija Cveevska" w:date="2023-09-17T16:21:00Z"/>
          <w:rFonts w:ascii="CMR10" w:hAnsi="CMR10" w:cs="CMR10"/>
        </w:rPr>
      </w:pPr>
      <w:ins w:id="17" w:author="Marija Cveevska" w:date="2023-09-17T16:21:00Z">
        <w:r w:rsidRPr="00090E0C">
          <w:rPr>
            <w:rFonts w:ascii="CMR10" w:hAnsi="CMR10" w:cs="CMR1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ins>
    </w:p>
    <w:p w14:paraId="696DF2A6" w14:textId="7979103A" w:rsidR="008D2FFB" w:rsidDel="00090E0C" w:rsidRDefault="00090E0C" w:rsidP="00090E0C">
      <w:pPr>
        <w:spacing w:after="80"/>
        <w:jc w:val="both"/>
        <w:rPr>
          <w:del w:id="18" w:author="Marija Cveevska" w:date="2023-09-17T16:21:00Z"/>
          <w:rFonts w:ascii="CMR10" w:hAnsi="CMR10" w:cs="CMR10"/>
        </w:rPr>
      </w:pPr>
      <w:ins w:id="19" w:author="Marija Cveevska" w:date="2023-09-17T16:21:00Z">
        <w:r w:rsidRPr="00090E0C">
          <w:rPr>
            <w:rFonts w:ascii="CMR10" w:hAnsi="CMR10" w:cs="CMR10"/>
          </w:rPr>
          <w:t xml:space="preserve">Though the primal problem of estimating an MEB can be </w:t>
        </w:r>
      </w:ins>
      <w:ins w:id="20" w:author="Marija Cveevska" w:date="2023-09-17T16:26:00Z">
        <w:r>
          <w:rPr>
            <w:rFonts w:ascii="CMR10" w:hAnsi="CMR10" w:cs="CMR10"/>
          </w:rPr>
          <w:t>complicated</w:t>
        </w:r>
      </w:ins>
      <w:ins w:id="21" w:author="Marija Cveevska" w:date="2023-09-17T16:21:00Z">
        <w:r w:rsidRPr="00090E0C">
          <w:rPr>
            <w:rFonts w:ascii="CMR10" w:hAnsi="CMR10" w:cs="CMR10"/>
          </w:rPr>
          <w:t>,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ins>
    </w:p>
    <w:p w14:paraId="475957F4" w14:textId="77777777" w:rsidR="00090E0C" w:rsidRPr="008D2FFB" w:rsidRDefault="00090E0C" w:rsidP="00090E0C">
      <w:pPr>
        <w:spacing w:after="80"/>
        <w:jc w:val="both"/>
        <w:rPr>
          <w:ins w:id="22" w:author="Marija Cveevska" w:date="2023-09-17T16:21:00Z"/>
          <w:rFonts w:ascii="Arial" w:hAnsi="Arial" w:cs="Arial"/>
          <w:i/>
          <w:iCs/>
          <w:color w:val="FF0000"/>
          <w:sz w:val="20"/>
          <w:szCs w:val="20"/>
        </w:rPr>
      </w:pPr>
    </w:p>
    <w:p w14:paraId="0468C491" w14:textId="463CB415" w:rsidR="00122479" w:rsidRDefault="00122479" w:rsidP="006F2623">
      <w:pPr>
        <w:spacing w:after="80"/>
        <w:jc w:val="both"/>
        <w:rPr>
          <w:rFonts w:ascii="Arial" w:hAnsi="Arial" w:cs="Arial"/>
          <w:sz w:val="20"/>
          <w:szCs w:val="20"/>
        </w:rPr>
      </w:pPr>
      <w:r w:rsidRPr="008F2627">
        <w:rPr>
          <w:rFonts w:ascii="Arial" w:hAnsi="Arial" w:cs="Arial"/>
          <w:sz w:val="20"/>
          <w:szCs w:val="20"/>
        </w:rPr>
        <w:t>Minimum enclosing balls (MEBs) provide a very versatile data representation for a wide range of learning and analysis tasks. Use cases include (but are not limited to) accelerated training of support vector machines or other classifiers, symbolic learning, identification of landmarks or prototypes, analysis of data streams, and anomaly detection. (</w:t>
      </w:r>
      <w:r w:rsidRPr="008F2627">
        <w:rPr>
          <w:rFonts w:ascii="Arial" w:hAnsi="Arial" w:cs="Arial"/>
          <w:b/>
          <w:bCs/>
          <w:sz w:val="20"/>
          <w:szCs w:val="20"/>
        </w:rPr>
        <w:t>TODO</w:t>
      </w:r>
      <w:r w:rsidRPr="008F2627">
        <w:rPr>
          <w:rFonts w:ascii="Arial" w:hAnsi="Arial" w:cs="Arial"/>
          <w:sz w:val="20"/>
          <w:szCs w:val="20"/>
        </w:rPr>
        <w:t xml:space="preserve">: ADD HERE THAT </w:t>
      </w:r>
      <w:r w:rsidR="00083276">
        <w:rPr>
          <w:rFonts w:ascii="Arial" w:hAnsi="Arial" w:cs="Arial"/>
          <w:sz w:val="20"/>
          <w:szCs w:val="20"/>
        </w:rPr>
        <w:t xml:space="preserve">IN THIS PROJECT </w:t>
      </w:r>
      <w:r w:rsidRPr="008F2627">
        <w:rPr>
          <w:rFonts w:ascii="Arial" w:hAnsi="Arial" w:cs="Arial"/>
          <w:sz w:val="20"/>
          <w:szCs w:val="20"/>
        </w:rPr>
        <w:t xml:space="preserve">WE FOCUS ON THE LAST PART). MEBs are also at the heart of one class support vector machines, support vector clustering, or support vector data description. While there exists a whole spectrum of algorithms for estimating the MEB of a given data set, a particularly general approach is to formalize the problem in terms of constrained quadratic optimization and we, too, will adhere to this strategy. </w:t>
      </w:r>
    </w:p>
    <w:p w14:paraId="1BB5D155" w14:textId="4A1F6D46" w:rsidR="00CC5AD0" w:rsidRPr="008F2627" w:rsidRDefault="00CC5AD0" w:rsidP="006F2623">
      <w:pPr>
        <w:spacing w:after="80"/>
        <w:jc w:val="both"/>
        <w:rPr>
          <w:rFonts w:ascii="Arial" w:hAnsi="Arial" w:cs="Arial"/>
          <w:sz w:val="20"/>
          <w:szCs w:val="20"/>
        </w:rPr>
      </w:pPr>
    </w:p>
    <w:p w14:paraId="68466D88" w14:textId="20B8AEBA" w:rsidR="009E2115" w:rsidRPr="008F2627" w:rsidRDefault="009E2115" w:rsidP="00C8469D">
      <w:pPr>
        <w:spacing w:after="80"/>
        <w:ind w:firstLine="720"/>
        <w:jc w:val="both"/>
        <w:rPr>
          <w:rFonts w:ascii="Arial" w:hAnsi="Arial" w:cs="Arial"/>
          <w:sz w:val="20"/>
          <w:szCs w:val="20"/>
        </w:rPr>
      </w:pPr>
      <w:r w:rsidRPr="008F2627">
        <w:rPr>
          <w:rFonts w:ascii="Arial" w:hAnsi="Arial" w:cs="Arial"/>
          <w:sz w:val="20"/>
          <w:szCs w:val="20"/>
        </w:rPr>
        <w:t>Minimum enclosing balls have numerous important applications in clustering, nearest neighbor search, data classification, support vector machines, machine learning, facility location, collision detection, computer graphics, and military operations. In particular, many of these applications give rise to large-scale instances of the MEB problem, and a reasonably small accuracy suffices for such applications.</w:t>
      </w:r>
    </w:p>
    <w:p w14:paraId="4060D752" w14:textId="6813D2A2" w:rsidR="00122479" w:rsidRDefault="00122479" w:rsidP="006F2623">
      <w:pPr>
        <w:spacing w:after="80"/>
        <w:jc w:val="both"/>
        <w:rPr>
          <w:rFonts w:ascii="Arial" w:hAnsi="Arial" w:cs="Arial"/>
          <w:sz w:val="20"/>
          <w:szCs w:val="20"/>
        </w:rPr>
      </w:pPr>
      <w:r w:rsidRPr="008F2627">
        <w:rPr>
          <w:rFonts w:ascii="Arial" w:hAnsi="Arial" w:cs="Arial"/>
          <w:sz w:val="20"/>
          <w:szCs w:val="20"/>
        </w:rPr>
        <w:t xml:space="preserve">While the primal problem of estimating an MEB is rather unwieldy, we will see that the corresponding dual problem can be solved rather easily. Indeed, the dual MEB problem is of a form that allows for using simple </w:t>
      </w:r>
      <w:r w:rsidRPr="008F2627">
        <w:rPr>
          <w:rFonts w:ascii="Arial" w:hAnsi="Arial" w:cs="Arial"/>
          <w:sz w:val="20"/>
          <w:szCs w:val="20"/>
        </w:rPr>
        <w:lastRenderedPageBreak/>
        <w:t>solvers such as the basic Frank-Wolfe algorithm and its variations. We will discuss this in detail in this project. (</w:t>
      </w:r>
      <w:r w:rsidRPr="008F2627">
        <w:rPr>
          <w:rFonts w:ascii="Arial" w:hAnsi="Arial" w:cs="Arial"/>
          <w:b/>
          <w:bCs/>
          <w:sz w:val="20"/>
          <w:szCs w:val="20"/>
        </w:rPr>
        <w:t>TODO</w:t>
      </w:r>
      <w:r w:rsidRPr="008F2627">
        <w:rPr>
          <w:rFonts w:ascii="Arial" w:hAnsi="Arial" w:cs="Arial"/>
          <w:sz w:val="20"/>
          <w:szCs w:val="20"/>
        </w:rPr>
        <w:t>: change last sentence)</w:t>
      </w:r>
    </w:p>
    <w:p w14:paraId="5B84927A" w14:textId="52CB92AC" w:rsidR="00C8469D" w:rsidRDefault="00C8469D" w:rsidP="006F2623">
      <w:pPr>
        <w:spacing w:after="80"/>
        <w:jc w:val="both"/>
        <w:rPr>
          <w:rFonts w:ascii="Arial" w:hAnsi="Arial" w:cs="Arial"/>
          <w:sz w:val="20"/>
          <w:szCs w:val="20"/>
        </w:rPr>
      </w:pPr>
    </w:p>
    <w:p w14:paraId="5CAFB426" w14:textId="561F49ED" w:rsidR="00C8469D" w:rsidRDefault="00C8469D" w:rsidP="00C8469D">
      <w:pPr>
        <w:spacing w:after="80"/>
        <w:jc w:val="both"/>
        <w:rPr>
          <w:rFonts w:ascii="Arial" w:hAnsi="Arial" w:cs="Arial"/>
          <w:sz w:val="20"/>
          <w:szCs w:val="20"/>
        </w:rPr>
      </w:pPr>
      <w:r w:rsidRPr="00C8469D">
        <w:rPr>
          <w:rFonts w:ascii="Arial" w:hAnsi="Arial" w:cs="Arial"/>
          <w:sz w:val="20"/>
          <w:szCs w:val="20"/>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r w:rsidRPr="00C8469D">
        <w:rPr>
          <w:rFonts w:ascii="Arial" w:hAnsi="Arial" w:cs="Arial"/>
          <w:sz w:val="20"/>
          <w:szCs w:val="20"/>
        </w:rPr>
        <w:t>th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5B9239FE" w14:textId="1FBF038B" w:rsidR="00C8469D" w:rsidRDefault="00C8469D" w:rsidP="006F2623">
      <w:pPr>
        <w:spacing w:after="80"/>
        <w:jc w:val="both"/>
        <w:rPr>
          <w:rFonts w:ascii="Arial" w:hAnsi="Arial" w:cs="Arial"/>
          <w:sz w:val="20"/>
          <w:szCs w:val="20"/>
        </w:rPr>
      </w:pPr>
    </w:p>
    <w:p w14:paraId="7DF7B393" w14:textId="76535E19" w:rsidR="00B754AD" w:rsidRPr="00B754AD" w:rsidRDefault="00B754AD" w:rsidP="006F2623">
      <w:pPr>
        <w:spacing w:after="80"/>
        <w:jc w:val="both"/>
        <w:rPr>
          <w:rFonts w:ascii="Arial" w:hAnsi="Arial" w:cs="Arial"/>
          <w:color w:val="FF0000"/>
          <w:sz w:val="20"/>
          <w:szCs w:val="20"/>
        </w:rPr>
      </w:pPr>
      <w:r w:rsidRPr="00B754AD">
        <w:rPr>
          <w:rFonts w:ascii="Arial" w:hAnsi="Arial" w:cs="Arial"/>
          <w:color w:val="FF0000"/>
          <w:sz w:val="20"/>
          <w:szCs w:val="20"/>
        </w:rPr>
        <w:t>I think the above notation is enough. I started writing down bellow each element meaning, but it would be too much to cover everything, and we will probably forget something.</w:t>
      </w:r>
    </w:p>
    <w:p w14:paraId="7CDF418F" w14:textId="77777777" w:rsidR="00B754AD" w:rsidRDefault="00B754AD" w:rsidP="006F2623">
      <w:pPr>
        <w:spacing w:after="80"/>
        <w:jc w:val="both"/>
        <w:rPr>
          <w:rFonts w:ascii="Arial" w:hAnsi="Arial" w:cs="Arial"/>
          <w:sz w:val="20"/>
          <w:szCs w:val="20"/>
        </w:rPr>
      </w:pPr>
    </w:p>
    <w:p w14:paraId="3EADA2CA" w14:textId="0963FA9E" w:rsidR="00C8469D" w:rsidRPr="008F2627" w:rsidRDefault="00C8469D" w:rsidP="006F2623">
      <w:pPr>
        <w:spacing w:after="80"/>
        <w:jc w:val="both"/>
        <w:rPr>
          <w:rFonts w:ascii="Arial" w:hAnsi="Arial" w:cs="Arial"/>
          <w:sz w:val="20"/>
          <w:szCs w:val="20"/>
        </w:rPr>
      </w:pPr>
      <w:r>
        <w:rPr>
          <w:rFonts w:ascii="Arial" w:hAnsi="Arial" w:cs="Arial"/>
          <w:sz w:val="20"/>
          <w:szCs w:val="20"/>
        </w:rPr>
        <w:t>bold – vector/matrix</w:t>
      </w:r>
    </w:p>
    <w:p w14:paraId="2DA708F4" w14:textId="25D12296" w:rsidR="00476A46" w:rsidRPr="008F2627" w:rsidRDefault="004B5B5F" w:rsidP="006F2623">
      <w:pPr>
        <w:spacing w:after="80"/>
        <w:jc w:val="both"/>
        <w:rPr>
          <w:rFonts w:ascii="Arial" w:eastAsiaTheme="minorEastAsia" w:hAnsi="Arial" w:cs="Arial"/>
          <w:sz w:val="20"/>
          <w:szCs w:val="20"/>
        </w:rPr>
      </w:pPr>
      <m:oMath>
        <m:r>
          <m:rPr>
            <m:scr m:val="script"/>
          </m:rPr>
          <w:rPr>
            <w:rFonts w:ascii="Cambria Math" w:hAnsi="Cambria Math" w:cs="Arial"/>
            <w:sz w:val="20"/>
            <w:szCs w:val="20"/>
          </w:rPr>
          <m:t>A</m:t>
        </m:r>
      </m:oMath>
      <w:r w:rsidRPr="008F2627">
        <w:rPr>
          <w:rFonts w:ascii="Arial" w:eastAsiaTheme="minorEastAsia" w:hAnsi="Arial" w:cs="Arial"/>
          <w:sz w:val="20"/>
          <w:szCs w:val="20"/>
        </w:rPr>
        <w:t xml:space="preserve"> – set of points (</w:t>
      </w:r>
      <m:oMath>
        <m:r>
          <w:rPr>
            <w:rFonts w:ascii="Cambria Math" w:hAnsi="Cambria Math" w:cs="Arial"/>
            <w:sz w:val="20"/>
            <w:szCs w:val="20"/>
          </w:rPr>
          <m:t>m</m:t>
        </m:r>
      </m:oMath>
      <w:r w:rsidRPr="008F2627">
        <w:rPr>
          <w:rFonts w:ascii="Arial" w:eastAsiaTheme="minorEastAsia" w:hAnsi="Arial" w:cs="Arial"/>
          <w:sz w:val="20"/>
          <w:szCs w:val="20"/>
        </w:rPr>
        <w:t xml:space="preserve"> – number of points, </w:t>
      </w:r>
      <m:oMath>
        <m:r>
          <w:rPr>
            <w:rFonts w:ascii="Cambria Math" w:eastAsiaTheme="minorEastAsia" w:hAnsi="Cambria Math" w:cs="Arial"/>
            <w:sz w:val="20"/>
            <w:szCs w:val="20"/>
          </w:rPr>
          <m:t>n</m:t>
        </m:r>
      </m:oMath>
      <w:r w:rsidRPr="008F2627">
        <w:rPr>
          <w:rFonts w:ascii="Arial" w:eastAsiaTheme="minorEastAsia" w:hAnsi="Arial" w:cs="Arial"/>
          <w:sz w:val="20"/>
          <w:szCs w:val="20"/>
        </w:rPr>
        <w:t xml:space="preserve"> – dimension of each point)</w:t>
      </w:r>
    </w:p>
    <w:p w14:paraId="49CC01AE" w14:textId="77777777" w:rsidR="004B5B5F"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oMath>
      <w:r w:rsidR="004B5B5F" w:rsidRPr="008F2627">
        <w:rPr>
          <w:rFonts w:ascii="Arial" w:eastAsiaTheme="minorEastAsia" w:hAnsi="Arial" w:cs="Arial"/>
          <w:sz w:val="20"/>
          <w:szCs w:val="20"/>
        </w:rPr>
        <w:t xml:space="preserve">  (</w:t>
      </w:r>
      <m:oMath>
        <m:r>
          <w:rPr>
            <w:rFonts w:ascii="Cambria Math" w:eastAsiaTheme="minorEastAsia" w:hAnsi="Cambria Math" w:cs="Arial"/>
            <w:sz w:val="20"/>
            <w:szCs w:val="20"/>
          </w:rPr>
          <m:t>i=1,…,m)</m:t>
        </m:r>
      </m:oMath>
      <w:r w:rsidR="004B5B5F" w:rsidRPr="008F2627">
        <w:rPr>
          <w:rFonts w:ascii="Arial" w:eastAsiaTheme="minorEastAsia" w:hAnsi="Arial" w:cs="Arial"/>
          <w:sz w:val="20"/>
          <w:szCs w:val="20"/>
        </w:rPr>
        <w:t xml:space="preserve"> - i-th point of the set of points </w:t>
      </w:r>
      <m:oMath>
        <m:r>
          <m:rPr>
            <m:scr m:val="script"/>
          </m:rPr>
          <w:rPr>
            <w:rFonts w:ascii="Cambria Math" w:hAnsi="Cambria Math" w:cs="Arial"/>
            <w:sz w:val="20"/>
            <w:szCs w:val="20"/>
          </w:rPr>
          <m:t>A</m:t>
        </m:r>
      </m:oMath>
      <w:r w:rsidR="004B5B5F" w:rsidRPr="008F2627">
        <w:rPr>
          <w:rFonts w:ascii="Arial" w:eastAsiaTheme="minorEastAsia" w:hAnsi="Arial" w:cs="Arial"/>
          <w:sz w:val="20"/>
          <w:szCs w:val="20"/>
        </w:rPr>
        <w:t xml:space="preserve"> (with dimension </w:t>
      </w:r>
      <m:oMath>
        <m:r>
          <w:rPr>
            <w:rFonts w:ascii="Cambria Math" w:eastAsiaTheme="minorEastAsia" w:hAnsi="Cambria Math" w:cs="Arial"/>
            <w:sz w:val="20"/>
            <w:szCs w:val="20"/>
          </w:rPr>
          <m:t>n</m:t>
        </m:r>
      </m:oMath>
      <w:r w:rsidR="004B5B5F" w:rsidRPr="008F2627">
        <w:rPr>
          <w:rFonts w:ascii="Arial" w:eastAsiaTheme="minorEastAsia" w:hAnsi="Arial" w:cs="Arial"/>
          <w:sz w:val="20"/>
          <w:szCs w:val="20"/>
        </w:rPr>
        <w:t>)</w:t>
      </w:r>
    </w:p>
    <w:p w14:paraId="7385A2B9" w14:textId="13CF1193" w:rsidR="00476A46"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4B5B5F" w:rsidRPr="008F2627">
        <w:rPr>
          <w:rFonts w:ascii="Arial" w:eastAsiaTheme="minorEastAsia" w:hAnsi="Arial" w:cs="Arial"/>
          <w:sz w:val="20"/>
          <w:szCs w:val="20"/>
        </w:rPr>
        <w:t xml:space="preserve"> – ball with center </w:t>
      </w:r>
      <m:oMath>
        <m:r>
          <w:rPr>
            <w:rFonts w:ascii="Cambria Math" w:hAnsi="Cambria Math" w:cs="Arial"/>
            <w:sz w:val="20"/>
            <w:szCs w:val="20"/>
          </w:rPr>
          <m:t>c</m:t>
        </m:r>
      </m:oMath>
      <w:r w:rsidR="004B5B5F" w:rsidRPr="008F2627">
        <w:rPr>
          <w:rFonts w:ascii="Arial" w:eastAsiaTheme="minorEastAsia" w:hAnsi="Arial" w:cs="Arial"/>
          <w:sz w:val="20"/>
          <w:szCs w:val="20"/>
        </w:rPr>
        <w:t xml:space="preserve"> (with dimension = n) and radius </w:t>
      </w:r>
      <m:oMath>
        <m:r>
          <w:rPr>
            <w:rFonts w:ascii="Cambria Math" w:hAnsi="Cambria Math" w:cs="Arial"/>
            <w:sz w:val="20"/>
            <w:szCs w:val="20"/>
          </w:rPr>
          <m:t>r</m:t>
        </m:r>
      </m:oMath>
      <w:r w:rsidR="004B5B5F" w:rsidRPr="008F2627">
        <w:rPr>
          <w:rFonts w:ascii="Arial" w:eastAsiaTheme="minorEastAsia" w:hAnsi="Arial" w:cs="Arial"/>
          <w:sz w:val="20"/>
          <w:szCs w:val="20"/>
        </w:rPr>
        <w:t xml:space="preserve"> (constant)</w:t>
      </w:r>
    </w:p>
    <w:p w14:paraId="09E1DD77" w14:textId="782FA40A" w:rsidR="004B5B5F" w:rsidRPr="008F2627" w:rsidRDefault="009E5F06" w:rsidP="006F2623">
      <w:pPr>
        <w:spacing w:after="80"/>
        <w:jc w:val="both"/>
        <w:rPr>
          <w:rFonts w:ascii="Arial" w:eastAsiaTheme="minorEastAsia" w:hAnsi="Arial" w:cs="Arial"/>
          <w:sz w:val="20"/>
          <w:szCs w:val="20"/>
        </w:rPr>
      </w:pP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multipliers</w:t>
      </w:r>
    </w:p>
    <w:p w14:paraId="0BFD09E4" w14:textId="5CA9E737" w:rsidR="004B5B5F" w:rsidRPr="008F2627" w:rsidRDefault="009E5F06" w:rsidP="006F2623">
      <w:pPr>
        <w:spacing w:after="80"/>
        <w:rPr>
          <w:rFonts w:ascii="Arial" w:hAnsi="Arial" w:cs="Arial"/>
          <w:b/>
          <w:bCs/>
          <w:sz w:val="20"/>
          <w:szCs w:val="20"/>
        </w:rPr>
      </w:pPr>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oMath>
      <w:r w:rsidRPr="008F2627">
        <w:rPr>
          <w:rFonts w:ascii="Arial" w:eastAsiaTheme="minorEastAsia" w:hAnsi="Arial" w:cs="Arial"/>
          <w:sz w:val="20"/>
          <w:szCs w:val="20"/>
        </w:rPr>
        <w:t xml:space="preserve"> – Lagrangian dual function</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7C1FB718" w14:textId="67C00A1A" w:rsidR="00E558A7" w:rsidRPr="008F2627" w:rsidRDefault="00E558A7" w:rsidP="006F2623">
      <w:pPr>
        <w:spacing w:after="80"/>
        <w:jc w:val="center"/>
        <w:rPr>
          <w:rFonts w:ascii="Arial" w:hAnsi="Arial" w:cs="Arial"/>
          <w:b/>
          <w:bCs/>
          <w:sz w:val="20"/>
          <w:szCs w:val="20"/>
        </w:rPr>
      </w:pPr>
    </w:p>
    <w:p w14:paraId="4D508759" w14:textId="25653D7F" w:rsidR="00E558A7" w:rsidRPr="008F2627" w:rsidRDefault="00E558A7" w:rsidP="006F2623">
      <w:pPr>
        <w:spacing w:after="80"/>
        <w:jc w:val="center"/>
        <w:rPr>
          <w:rFonts w:ascii="Arial" w:hAnsi="Arial" w:cs="Arial"/>
          <w:b/>
          <w:bCs/>
          <w:sz w:val="20"/>
          <w:szCs w:val="20"/>
        </w:rPr>
      </w:pPr>
    </w:p>
    <w:p w14:paraId="37F4F4A6" w14:textId="0FFA8D90" w:rsidR="00E558A7" w:rsidRDefault="00E558A7" w:rsidP="006F2623">
      <w:pPr>
        <w:spacing w:after="80"/>
        <w:jc w:val="center"/>
        <w:rPr>
          <w:rFonts w:ascii="Arial" w:hAnsi="Arial" w:cs="Arial"/>
          <w:b/>
          <w:bCs/>
          <w:sz w:val="20"/>
          <w:szCs w:val="20"/>
        </w:rPr>
      </w:pPr>
    </w:p>
    <w:p w14:paraId="1A158284" w14:textId="77777777" w:rsidR="003D0F59" w:rsidRPr="008F2627" w:rsidRDefault="003D0F59" w:rsidP="006F2623">
      <w:pPr>
        <w:spacing w:after="80"/>
        <w:jc w:val="center"/>
        <w:rPr>
          <w:rFonts w:ascii="Arial" w:hAnsi="Arial" w:cs="Arial"/>
          <w:b/>
          <w:bCs/>
          <w:sz w:val="20"/>
          <w:szCs w:val="20"/>
        </w:rPr>
      </w:pPr>
    </w:p>
    <w:p w14:paraId="62E379BE" w14:textId="4BC2660F" w:rsidR="00E558A7" w:rsidRPr="008F2627" w:rsidRDefault="00E558A7" w:rsidP="006F2623">
      <w:pPr>
        <w:spacing w:after="80"/>
        <w:jc w:val="center"/>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70FFD906"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2576" behindDoc="0" locked="0" layoutInCell="1" allowOverlap="1" wp14:anchorId="6221C098" wp14:editId="5408CC5C">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7D1AB46D"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4624" behindDoc="0" locked="0" layoutInCell="1" allowOverlap="1" wp14:anchorId="27AE0031" wp14:editId="7094CE52">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302CEA0A" w:rsidR="00376927" w:rsidRDefault="00376927" w:rsidP="006F2623">
      <w:pPr>
        <w:spacing w:after="80"/>
        <w:jc w:val="both"/>
        <w:rPr>
          <w:rFonts w:ascii="Arial" w:hAnsi="Arial" w:cs="Arial"/>
          <w:sz w:val="20"/>
          <w:szCs w:val="20"/>
        </w:rPr>
      </w:pPr>
      <w:r w:rsidRPr="008F2627">
        <w:rPr>
          <w:rFonts w:ascii="Arial" w:hAnsi="Arial" w:cs="Arial"/>
          <w:sz w:val="20"/>
          <w:szCs w:val="20"/>
        </w:rPr>
        <w:lastRenderedPageBreak/>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5FEF735D" w:rsidR="008F2627" w:rsidRPr="008F2627" w:rsidRDefault="00000000" w:rsidP="006F2623">
      <w:pPr>
        <w:spacing w:after="80"/>
        <w:jc w:val="both"/>
        <w:rPr>
          <w:rFonts w:ascii="Arial" w:eastAsiaTheme="minorEastAsia" w:hAnsi="Arial" w:cs="Arial"/>
          <w:iCs/>
          <w:sz w:val="20"/>
          <w:szCs w:val="20"/>
        </w:rPr>
      </w:p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w:r w:rsidR="002A60A5">
        <w:rPr>
          <w:rFonts w:ascii="Arial" w:eastAsiaTheme="minorEastAsia" w:hAnsi="Arial" w:cs="Arial"/>
          <w:sz w:val="20"/>
          <w:szCs w:val="20"/>
        </w:rPr>
        <w:t xml:space="preserve"> </w:t>
      </w:r>
      <m:oMath>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23"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23"/>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r w:rsidRPr="008F2627">
        <w:rPr>
          <w:rFonts w:ascii="Arial" w:hAnsi="Arial" w:cs="Arial"/>
          <w:sz w:val="20"/>
          <w:szCs w:val="20"/>
        </w:rPr>
        <w:t xml:space="preserve">Karush-Kuhn-Tucker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sidRPr="008F2627">
        <w:rPr>
          <w:rFonts w:ascii="Arial" w:hAnsi="Arial" w:cs="Arial"/>
          <w:sz w:val="20"/>
          <w:szCs w:val="20"/>
        </w:rPr>
        <w:lastRenderedPageBreak/>
        <w:t xml:space="preserve">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245ED769" w:rsidR="007A690C" w:rsidRPr="007A690C" w:rsidRDefault="007A690C" w:rsidP="007A690C">
      <w:pPr>
        <w:pStyle w:val="Caption"/>
        <w:jc w:val="center"/>
      </w:pPr>
      <w:r>
        <w:t xml:space="preserve">Figure </w:t>
      </w:r>
      <w:fldSimple w:instr=" SEQ Figure \* ARABIC ">
        <w:r w:rsidR="000C0DD9">
          <w:rPr>
            <w:noProof/>
          </w:rPr>
          <w:t>2</w:t>
        </w:r>
      </w:fldSimple>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2931A699"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lastRenderedPageBreak/>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(by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lastRenderedPageBreak/>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lastRenderedPageBreak/>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r w:rsidR="00285DF8" w:rsidRPr="008F2627">
        <w:rPr>
          <w:rFonts w:ascii="Arial" w:hAnsi="Arial" w:cs="Arial"/>
          <w:sz w:val="20"/>
          <w:szCs w:val="20"/>
        </w:rPr>
        <w:t>a</w:t>
      </w:r>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706FBB74"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 xml:space="preserve">dory’s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lastRenderedPageBreak/>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feasible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xml:space="preserve">.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lastRenderedPageBreak/>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lastRenderedPageBreak/>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67654FE8" w14:textId="2946AA1B" w:rsidR="001B4C6E" w:rsidRDefault="00075A3C" w:rsidP="003C12DF">
      <w:pPr>
        <w:spacing w:after="80"/>
        <w:ind w:firstLine="720"/>
        <w:jc w:val="both"/>
        <w:rPr>
          <w:rFonts w:ascii="Arial" w:hAnsi="Arial" w:cs="Arial"/>
          <w:sz w:val="20"/>
          <w:szCs w:val="20"/>
        </w:rPr>
      </w:pPr>
      <w:r>
        <w:rPr>
          <w:rFonts w:ascii="Arial" w:hAnsi="Arial" w:cs="Arial"/>
          <w:sz w:val="20"/>
          <w:szCs w:val="20"/>
        </w:rPr>
        <w:t xml:space="preserve">Experiments are aimed to assess </w:t>
      </w:r>
      <w:r w:rsidR="006105E7">
        <w:rPr>
          <w:rFonts w:ascii="Arial" w:hAnsi="Arial" w:cs="Arial"/>
          <w:sz w:val="20"/>
          <w:szCs w:val="20"/>
        </w:rPr>
        <w:t>the quality</w:t>
      </w:r>
      <w:r>
        <w:rPr>
          <w:rFonts w:ascii="Arial" w:hAnsi="Arial" w:cs="Arial"/>
          <w:sz w:val="20"/>
          <w:szCs w:val="20"/>
        </w:rPr>
        <w:t xml:space="preserve"> of 3 given </w:t>
      </w:r>
      <w:r w:rsidR="006105E7">
        <w:rPr>
          <w:rFonts w:ascii="Arial" w:hAnsi="Arial" w:cs="Arial"/>
          <w:sz w:val="20"/>
          <w:szCs w:val="20"/>
        </w:rPr>
        <w:t>algorithms</w:t>
      </w:r>
      <w:r>
        <w:rPr>
          <w:rFonts w:ascii="Arial" w:hAnsi="Arial" w:cs="Arial"/>
          <w:sz w:val="20"/>
          <w:szCs w:val="20"/>
        </w:rPr>
        <w:t xml:space="preserve"> on both synthetic and </w:t>
      </w:r>
      <w:r w:rsidR="006105E7">
        <w:rPr>
          <w:rFonts w:ascii="Arial" w:hAnsi="Arial" w:cs="Arial"/>
          <w:sz w:val="20"/>
          <w:szCs w:val="20"/>
        </w:rPr>
        <w:t>real-world</w:t>
      </w:r>
      <w:r>
        <w:rPr>
          <w:rFonts w:ascii="Arial" w:hAnsi="Arial" w:cs="Arial"/>
          <w:sz w:val="20"/>
          <w:szCs w:val="20"/>
        </w:rPr>
        <w:t xml:space="preserve"> datasets. </w:t>
      </w:r>
      <w:r w:rsidR="006105E7">
        <w:rPr>
          <w:rFonts w:ascii="Arial" w:hAnsi="Arial" w:cs="Arial"/>
          <w:sz w:val="20"/>
          <w:szCs w:val="20"/>
        </w:rPr>
        <w:t>The experimental</w:t>
      </w:r>
      <w:r w:rsidR="001B4C6E" w:rsidRPr="001B4C6E">
        <w:rPr>
          <w:rFonts w:ascii="Arial" w:hAnsi="Arial" w:cs="Arial"/>
          <w:sz w:val="20"/>
          <w:szCs w:val="20"/>
        </w:rPr>
        <w:t xml:space="preserve"> section contains two parts</w:t>
      </w:r>
      <w:r w:rsidR="006105E7">
        <w:rPr>
          <w:rFonts w:ascii="Arial" w:hAnsi="Arial" w:cs="Arial"/>
          <w:sz w:val="20"/>
          <w:szCs w:val="20"/>
        </w:rPr>
        <w:t xml:space="preserve">: </w:t>
      </w:r>
      <w:r w:rsidR="001B4C6E" w:rsidRPr="001B4C6E">
        <w:rPr>
          <w:rFonts w:ascii="Arial" w:hAnsi="Arial" w:cs="Arial"/>
          <w:sz w:val="20"/>
          <w:szCs w:val="20"/>
        </w:rPr>
        <w:t>First</w:t>
      </w:r>
      <w:r w:rsidR="006105E7">
        <w:rPr>
          <w:rFonts w:ascii="Arial" w:hAnsi="Arial" w:cs="Arial"/>
          <w:sz w:val="20"/>
          <w:szCs w:val="20"/>
        </w:rPr>
        <w:t xml:space="preserve"> part includes training and testing of algorithms on synthetic datasets. In the second part, we utilize a similar approach for real world datasets and also</w:t>
      </w:r>
      <w:r w:rsidR="002878F8">
        <w:rPr>
          <w:rFonts w:ascii="Arial" w:hAnsi="Arial" w:cs="Arial"/>
          <w:sz w:val="20"/>
          <w:szCs w:val="20"/>
        </w:rPr>
        <w:t xml:space="preserve"> included epsilon as a changing </w:t>
      </w:r>
      <w:r w:rsidR="006105E7">
        <w:rPr>
          <w:rFonts w:ascii="Arial" w:hAnsi="Arial" w:cs="Arial"/>
          <w:sz w:val="20"/>
          <w:szCs w:val="20"/>
        </w:rPr>
        <w:t xml:space="preserve">hyperparameter. </w:t>
      </w:r>
      <w:r w:rsidR="001B4C6E" w:rsidRPr="001B4C6E">
        <w:rPr>
          <w:rFonts w:ascii="Arial" w:hAnsi="Arial" w:cs="Arial"/>
          <w:sz w:val="20"/>
          <w:szCs w:val="20"/>
        </w:rPr>
        <w:t>All of the experimental results</w:t>
      </w:r>
      <w:r w:rsidR="001B4C6E">
        <w:rPr>
          <w:rFonts w:ascii="Arial" w:hAnsi="Arial" w:cs="Arial"/>
          <w:sz w:val="20"/>
          <w:szCs w:val="20"/>
        </w:rPr>
        <w:t xml:space="preserve"> </w:t>
      </w:r>
      <w:r w:rsidR="001B4C6E" w:rsidRPr="001B4C6E">
        <w:rPr>
          <w:rFonts w:ascii="Arial" w:hAnsi="Arial" w:cs="Arial"/>
          <w:sz w:val="20"/>
          <w:szCs w:val="20"/>
        </w:rPr>
        <w:t xml:space="preserve">are obtained on a Windows workstation with 2.4GHz Intel </w:t>
      </w:r>
      <w:r w:rsidR="005B5FDB">
        <w:rPr>
          <w:rFonts w:ascii="Arial" w:hAnsi="Arial" w:cs="Arial"/>
          <w:sz w:val="20"/>
          <w:szCs w:val="20"/>
        </w:rPr>
        <w:t>i5-1135G7</w:t>
      </w:r>
      <w:r w:rsidR="001B4C6E" w:rsidRPr="001B4C6E">
        <w:rPr>
          <w:rFonts w:ascii="Arial" w:hAnsi="Arial" w:cs="Arial"/>
          <w:sz w:val="20"/>
          <w:szCs w:val="20"/>
        </w:rPr>
        <w:t xml:space="preserve"> CPU and </w:t>
      </w:r>
      <w:r w:rsidR="005B5FDB">
        <w:rPr>
          <w:rFonts w:ascii="Arial" w:hAnsi="Arial" w:cs="Arial"/>
          <w:sz w:val="20"/>
          <w:szCs w:val="20"/>
        </w:rPr>
        <w:t>8</w:t>
      </w:r>
      <w:r w:rsidR="001B4C6E" w:rsidRPr="001B4C6E">
        <w:rPr>
          <w:rFonts w:ascii="Arial" w:hAnsi="Arial" w:cs="Arial"/>
          <w:sz w:val="20"/>
          <w:szCs w:val="20"/>
        </w:rPr>
        <w:t>GB</w:t>
      </w:r>
      <w:r w:rsidR="001B4C6E">
        <w:rPr>
          <w:rFonts w:ascii="Arial" w:hAnsi="Arial" w:cs="Arial"/>
          <w:sz w:val="20"/>
          <w:szCs w:val="20"/>
        </w:rPr>
        <w:t xml:space="preserve"> </w:t>
      </w:r>
      <w:r w:rsidR="001B4C6E" w:rsidRPr="001B4C6E">
        <w:rPr>
          <w:rFonts w:ascii="Arial" w:hAnsi="Arial" w:cs="Arial"/>
          <w:sz w:val="20"/>
          <w:szCs w:val="20"/>
        </w:rPr>
        <w:t xml:space="preserve">DDR4 </w:t>
      </w:r>
      <w:r w:rsidR="003C12DF">
        <w:rPr>
          <w:rFonts w:ascii="Arial" w:hAnsi="Arial" w:cs="Arial"/>
          <w:sz w:val="20"/>
          <w:szCs w:val="20"/>
        </w:rPr>
        <w:t>3200</w:t>
      </w:r>
      <w:r w:rsidR="001B4C6E" w:rsidRPr="001B4C6E">
        <w:rPr>
          <w:rFonts w:ascii="Arial" w:hAnsi="Arial" w:cs="Arial"/>
          <w:sz w:val="20"/>
          <w:szCs w:val="20"/>
        </w:rPr>
        <w:t xml:space="preserve">MHz Memory; the algorithms are implemented in </w:t>
      </w:r>
      <w:r w:rsidR="001B4C6E">
        <w:rPr>
          <w:rFonts w:ascii="Arial" w:hAnsi="Arial" w:cs="Arial"/>
          <w:sz w:val="20"/>
          <w:szCs w:val="20"/>
        </w:rPr>
        <w:t>Python 3.10</w:t>
      </w:r>
      <w:r w:rsidR="001B4C6E" w:rsidRPr="001B4C6E">
        <w:rPr>
          <w:rFonts w:ascii="Arial" w:hAnsi="Arial" w:cs="Arial"/>
          <w:sz w:val="20"/>
          <w:szCs w:val="20"/>
        </w:rPr>
        <w:t>.</w:t>
      </w:r>
    </w:p>
    <w:p w14:paraId="6D8ED1BA" w14:textId="30ED6D5E" w:rsidR="001B4C6E" w:rsidRPr="003C12DF"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lastRenderedPageBreak/>
        <w:t xml:space="preserve">I. </w:t>
      </w:r>
      <w:r w:rsidR="001B4C6E" w:rsidRPr="003C12DF">
        <w:rPr>
          <w:rFonts w:ascii="Arial" w:hAnsi="Arial" w:cs="Arial"/>
          <w:color w:val="000000" w:themeColor="text1"/>
          <w:u w:val="single"/>
        </w:rPr>
        <w:t>Random datasets</w:t>
      </w:r>
    </w:p>
    <w:p w14:paraId="6E2DBE04" w14:textId="7822DD0E"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02508881" w14:textId="5804E3DA" w:rsidR="005C0561" w:rsidRPr="005C0561" w:rsidRDefault="007A690C" w:rsidP="004B5288">
      <w:pPr>
        <w:spacing w:after="80"/>
        <w:ind w:firstLine="720"/>
        <w:jc w:val="both"/>
        <w:rPr>
          <w:rFonts w:ascii="Arial" w:hAnsi="Arial" w:cs="Arial"/>
          <w:sz w:val="20"/>
          <w:szCs w:val="20"/>
        </w:rPr>
      </w:pPr>
      <w:r>
        <w:rPr>
          <w:noProof/>
        </w:rPr>
        <w:drawing>
          <wp:anchor distT="0" distB="0" distL="114300" distR="114300" simplePos="0" relativeHeight="251675648" behindDoc="0" locked="0" layoutInCell="1" allowOverlap="1" wp14:anchorId="5908B63D" wp14:editId="2C3FF9CA">
            <wp:simplePos x="0" y="0"/>
            <wp:positionH relativeFrom="margin">
              <wp:align>right</wp:align>
            </wp:positionH>
            <wp:positionV relativeFrom="paragraph">
              <wp:posOffset>369047</wp:posOffset>
            </wp:positionV>
            <wp:extent cx="1868805" cy="1179830"/>
            <wp:effectExtent l="19050" t="19050" r="17145" b="20320"/>
            <wp:wrapThrough wrapText="bothSides">
              <wp:wrapPolygon edited="0">
                <wp:start x="-220" y="-349"/>
                <wp:lineTo x="-220" y="21623"/>
                <wp:lineTo x="21578" y="21623"/>
                <wp:lineTo x="21578" y="-349"/>
                <wp:lineTo x="-220" y="-349"/>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1798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5C0561" w:rsidRPr="005C0561">
        <w:rPr>
          <w:rFonts w:ascii="Arial" w:hAnsi="Arial" w:cs="Arial"/>
          <w:sz w:val="20"/>
          <w:szCs w:val="20"/>
        </w:rPr>
        <w:t xml:space="preserve">To achieve this, we designed two easily distinguishable datasets: one for training with </w:t>
      </w:r>
      <w:r w:rsidR="001B5C18">
        <w:rPr>
          <w:rFonts w:ascii="Arial" w:hAnsi="Arial" w:cs="Arial"/>
          <w:sz w:val="20"/>
          <w:szCs w:val="20"/>
        </w:rPr>
        <w:t>8</w:t>
      </w:r>
      <w:r w:rsidR="005C0561" w:rsidRPr="005C0561">
        <w:rPr>
          <w:rFonts w:ascii="Arial" w:hAnsi="Arial" w:cs="Arial"/>
          <w:sz w:val="20"/>
          <w:szCs w:val="20"/>
        </w:rPr>
        <w:t xml:space="preserve">000 samples and the other for testing (containing anomalies) with </w:t>
      </w:r>
      <w:r w:rsidR="001B5C18">
        <w:rPr>
          <w:rFonts w:ascii="Arial" w:hAnsi="Arial" w:cs="Arial"/>
          <w:sz w:val="20"/>
          <w:szCs w:val="20"/>
        </w:rPr>
        <w:t>2</w:t>
      </w:r>
      <w:r w:rsidR="005C0561" w:rsidRPr="005C0561">
        <w:rPr>
          <w:rFonts w:ascii="Arial" w:hAnsi="Arial" w:cs="Arial"/>
          <w:sz w:val="20"/>
          <w:szCs w:val="20"/>
        </w:rPr>
        <w:t>000 samples.</w:t>
      </w:r>
      <w:r w:rsidR="00075A3C">
        <w:rPr>
          <w:rFonts w:ascii="Arial" w:hAnsi="Arial" w:cs="Arial"/>
          <w:sz w:val="20"/>
          <w:szCs w:val="20"/>
        </w:rPr>
        <w:t xml:space="preserve"> Initial experiment started with uniformly distributed 8000 training and 2000 test samples with ranges [0, 0.7)  and [0.7, 1) respectively to be able to have 2 easily </w:t>
      </w:r>
      <w:r w:rsidR="002878F8">
        <w:rPr>
          <w:rFonts w:ascii="Arial" w:hAnsi="Arial" w:cs="Arial"/>
          <w:sz w:val="20"/>
          <w:szCs w:val="20"/>
        </w:rPr>
        <w:t>separable</w:t>
      </w:r>
      <w:r w:rsidR="00075A3C">
        <w:rPr>
          <w:rFonts w:ascii="Arial" w:hAnsi="Arial" w:cs="Arial"/>
          <w:sz w:val="20"/>
          <w:szCs w:val="20"/>
        </w:rPr>
        <w:t xml:space="preserve"> but close clusters.  </w:t>
      </w:r>
    </w:p>
    <w:p w14:paraId="1431DCD8" w14:textId="53B6B4EE"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7696" behindDoc="0" locked="0" layoutInCell="1" allowOverlap="1" wp14:anchorId="035AAD7F" wp14:editId="7DBA4541">
                <wp:simplePos x="0" y="0"/>
                <wp:positionH relativeFrom="margin">
                  <wp:posOffset>4074160</wp:posOffset>
                </wp:positionH>
                <wp:positionV relativeFrom="paragraph">
                  <wp:posOffset>714375</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56.25pt;width:141.85pt;height:4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" stroked="f">
                <v:textbox inset="0,0,0,0">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v:textbox>
                <w10:wrap type="through" anchorx="margin"/>
              </v:shape>
            </w:pict>
          </mc:Fallback>
        </mc:AlternateContent>
      </w:r>
      <w:r w:rsidR="005C0561" w:rsidRPr="005C0561">
        <w:rPr>
          <w:rFonts w:ascii="Arial" w:hAnsi="Arial" w:cs="Arial"/>
          <w:sz w:val="20"/>
          <w:szCs w:val="20"/>
        </w:rPr>
        <w:t xml:space="preserve">In order to improve visualization and comprehension of the results, we began with only two features. This allowed us to display the data in 2D alongside the generated circle (using the center and radius obtained), as depicted in Figure </w:t>
      </w:r>
      <w:r w:rsidR="002878F8">
        <w:rPr>
          <w:rFonts w:ascii="Arial" w:hAnsi="Arial" w:cs="Arial"/>
          <w:sz w:val="20"/>
          <w:szCs w:val="20"/>
        </w:rPr>
        <w:t>3</w:t>
      </w:r>
      <w:r w:rsidR="005C0561" w:rsidRPr="005C0561">
        <w:rPr>
          <w:rFonts w:ascii="Arial" w:hAnsi="Arial" w:cs="Arial"/>
          <w:sz w:val="20"/>
          <w:szCs w:val="20"/>
        </w:rPr>
        <w:t>. With this configuration, all three algorithms achieved perfect accuracy. This was expected since the datasets were sampled using different ranges, ensuring cluster separability.</w:t>
      </w:r>
    </w:p>
    <w:p w14:paraId="1E35B28F" w14:textId="55C1CE1A"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2878F8">
        <w:rPr>
          <w:rFonts w:ascii="Arial" w:hAnsi="Arial" w:cs="Arial"/>
          <w:sz w:val="20"/>
          <w:szCs w:val="20"/>
        </w:rPr>
        <w:t>1</w:t>
      </w:r>
      <w:r w:rsidR="002878F8" w:rsidRPr="005C0561">
        <w:rPr>
          <w:rFonts w:ascii="Arial" w:hAnsi="Arial" w:cs="Arial"/>
          <w:sz w:val="20"/>
          <w:szCs w:val="20"/>
        </w:rPr>
        <w:t xml:space="preserve"> </w:t>
      </w:r>
      <w:r w:rsidRPr="005C0561">
        <w:rPr>
          <w:rFonts w:ascii="Arial" w:hAnsi="Arial" w:cs="Arial"/>
          <w:sz w:val="20"/>
          <w:szCs w:val="20"/>
        </w:rPr>
        <w:t>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9350" w:type="dxa"/>
        <w:jc w:val="center"/>
        <w:tblLook w:val="04A0" w:firstRow="1" w:lastRow="0" w:firstColumn="1" w:lastColumn="0" w:noHBand="0" w:noVBand="1"/>
      </w:tblPr>
      <w:tblGrid>
        <w:gridCol w:w="1402"/>
        <w:gridCol w:w="989"/>
        <w:gridCol w:w="1131"/>
        <w:gridCol w:w="1177"/>
        <w:gridCol w:w="1143"/>
        <w:gridCol w:w="1459"/>
        <w:gridCol w:w="980"/>
        <w:gridCol w:w="1069"/>
      </w:tblGrid>
      <w:tr w:rsidR="00E52AD9" w14:paraId="3238AA39" w14:textId="77777777" w:rsidTr="007A690C">
        <w:trPr>
          <w:trHeight w:val="233"/>
          <w:jc w:val="center"/>
        </w:trPr>
        <w:tc>
          <w:tcPr>
            <w:tcW w:w="1402" w:type="dxa"/>
            <w:tcBorders>
              <w:top w:val="nil"/>
              <w:left w:val="nil"/>
              <w:bottom w:val="nil"/>
            </w:tcBorders>
            <w:vAlign w:val="center"/>
          </w:tcPr>
          <w:p w14:paraId="3FC96696" w14:textId="77777777" w:rsidR="00E52AD9" w:rsidRDefault="00E52AD9" w:rsidP="007A690C">
            <w:pPr>
              <w:spacing w:after="80"/>
              <w:jc w:val="center"/>
              <w:rPr>
                <w:rFonts w:ascii="Arial" w:hAnsi="Arial" w:cs="Arial"/>
                <w:sz w:val="20"/>
                <w:szCs w:val="20"/>
              </w:rPr>
            </w:pPr>
          </w:p>
        </w:tc>
        <w:tc>
          <w:tcPr>
            <w:tcW w:w="5899" w:type="dxa"/>
            <w:gridSpan w:val="5"/>
            <w:shd w:val="clear" w:color="auto" w:fill="FF0000"/>
            <w:vAlign w:val="center"/>
          </w:tcPr>
          <w:p w14:paraId="443F871D" w14:textId="11393618"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049" w:type="dxa"/>
            <w:gridSpan w:val="2"/>
            <w:shd w:val="clear" w:color="auto" w:fill="0066FF"/>
            <w:vAlign w:val="center"/>
          </w:tcPr>
          <w:p w14:paraId="542F3608" w14:textId="10BCCC8D" w:rsidR="00E52AD9" w:rsidRPr="007A690C" w:rsidRDefault="00E52AD9"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E52AD9" w14:paraId="080B00BE" w14:textId="336CBE46" w:rsidTr="007A690C">
        <w:trPr>
          <w:jc w:val="center"/>
        </w:trPr>
        <w:tc>
          <w:tcPr>
            <w:tcW w:w="1402" w:type="dxa"/>
            <w:tcBorders>
              <w:top w:val="nil"/>
              <w:left w:val="nil"/>
              <w:bottom w:val="single" w:sz="4" w:space="0" w:color="FFFFFF" w:themeColor="background1"/>
            </w:tcBorders>
            <w:vAlign w:val="center"/>
          </w:tcPr>
          <w:p w14:paraId="101F65F8" w14:textId="77777777" w:rsidR="00E52AD9" w:rsidRPr="007A690C" w:rsidRDefault="00E52AD9" w:rsidP="007A690C">
            <w:pPr>
              <w:spacing w:after="80"/>
              <w:jc w:val="center"/>
              <w:rPr>
                <w:rFonts w:ascii="Arial" w:hAnsi="Arial" w:cs="Arial"/>
                <w:sz w:val="16"/>
                <w:szCs w:val="16"/>
              </w:rPr>
            </w:pPr>
          </w:p>
        </w:tc>
        <w:tc>
          <w:tcPr>
            <w:tcW w:w="989" w:type="dxa"/>
            <w:vMerge w:val="restart"/>
            <w:shd w:val="clear" w:color="auto" w:fill="FF9B9B"/>
            <w:vAlign w:val="center"/>
          </w:tcPr>
          <w:p w14:paraId="517BB3F9" w14:textId="1187E1B5" w:rsidR="00E52AD9" w:rsidRPr="007A690C" w:rsidRDefault="00E52AD9"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1131" w:type="dxa"/>
            <w:shd w:val="clear" w:color="auto" w:fill="FF9B9B"/>
            <w:vAlign w:val="center"/>
          </w:tcPr>
          <w:p w14:paraId="179262B1" w14:textId="6BFC84B3"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1177" w:type="dxa"/>
            <w:shd w:val="clear" w:color="auto" w:fill="FF9B9B"/>
            <w:vAlign w:val="center"/>
          </w:tcPr>
          <w:p w14:paraId="65E0E35C"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CPU Time</w:t>
            </w:r>
          </w:p>
        </w:tc>
        <w:tc>
          <w:tcPr>
            <w:tcW w:w="1143" w:type="dxa"/>
            <w:shd w:val="clear" w:color="auto" w:fill="FF9B9B"/>
            <w:vAlign w:val="center"/>
          </w:tcPr>
          <w:p w14:paraId="7F7F3010"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1459" w:type="dxa"/>
            <w:shd w:val="clear" w:color="auto" w:fill="FF9B9B"/>
            <w:vAlign w:val="center"/>
          </w:tcPr>
          <w:p w14:paraId="4D63C861" w14:textId="3A347134"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980" w:type="dxa"/>
            <w:vMerge w:val="restart"/>
            <w:shd w:val="clear" w:color="auto" w:fill="85B6FF"/>
            <w:vAlign w:val="center"/>
          </w:tcPr>
          <w:p w14:paraId="2EC7A38A" w14:textId="42E46655" w:rsidR="00E52AD9" w:rsidRPr="007A690C" w:rsidRDefault="004E2EE5" w:rsidP="007A690C">
            <w:pPr>
              <w:spacing w:after="80"/>
              <w:jc w:val="center"/>
              <w:rPr>
                <w:rFonts w:ascii="Arial" w:hAnsi="Arial" w:cs="Arial"/>
                <w:sz w:val="16"/>
                <w:szCs w:val="16"/>
              </w:rPr>
            </w:pPr>
            <w:r w:rsidRPr="007A690C">
              <w:rPr>
                <w:rFonts w:ascii="Arial" w:hAnsi="Arial" w:cs="Arial"/>
                <w:i/>
                <w:iCs/>
                <w:sz w:val="16"/>
                <w:szCs w:val="16"/>
              </w:rPr>
              <w:t>2</w:t>
            </w:r>
            <w:r w:rsidR="00E52AD9" w:rsidRPr="007A690C">
              <w:rPr>
                <w:rFonts w:ascii="Arial" w:hAnsi="Arial" w:cs="Arial"/>
                <w:i/>
                <w:iCs/>
                <w:sz w:val="16"/>
                <w:szCs w:val="16"/>
              </w:rPr>
              <w:t>000 MEB samples from U[0.7,1)</w:t>
            </w:r>
          </w:p>
        </w:tc>
        <w:tc>
          <w:tcPr>
            <w:tcW w:w="1069" w:type="dxa"/>
            <w:shd w:val="clear" w:color="auto" w:fill="85B6FF"/>
            <w:vAlign w:val="center"/>
          </w:tcPr>
          <w:p w14:paraId="6DCC5CE4" w14:textId="3A56CB72"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F1 Score</w:t>
            </w:r>
          </w:p>
        </w:tc>
      </w:tr>
      <w:tr w:rsidR="00E52AD9" w14:paraId="32D00AA9" w14:textId="54149262"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9" w:type="dxa"/>
            <w:vMerge/>
            <w:tcBorders>
              <w:left w:val="single" w:sz="4" w:space="0" w:color="auto"/>
            </w:tcBorders>
            <w:shd w:val="clear" w:color="auto" w:fill="FF9B9B"/>
            <w:vAlign w:val="center"/>
          </w:tcPr>
          <w:p w14:paraId="4974FB0A"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6964D702" w14:textId="11B4357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379</w:t>
            </w:r>
          </w:p>
        </w:tc>
        <w:tc>
          <w:tcPr>
            <w:tcW w:w="1177" w:type="dxa"/>
            <w:shd w:val="clear" w:color="auto" w:fill="FF9B9B"/>
            <w:vAlign w:val="center"/>
          </w:tcPr>
          <w:p w14:paraId="5C994D1A" w14:textId="422FEB00"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23.632</w:t>
            </w:r>
          </w:p>
        </w:tc>
        <w:tc>
          <w:tcPr>
            <w:tcW w:w="1143" w:type="dxa"/>
            <w:shd w:val="clear" w:color="auto" w:fill="FF9B9B"/>
            <w:vAlign w:val="center"/>
          </w:tcPr>
          <w:p w14:paraId="002FD570" w14:textId="5D9CAE5E"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1.019375</w:t>
            </w:r>
          </w:p>
        </w:tc>
        <w:tc>
          <w:tcPr>
            <w:tcW w:w="1459" w:type="dxa"/>
            <w:shd w:val="clear" w:color="auto" w:fill="FF9B9B"/>
            <w:vAlign w:val="center"/>
          </w:tcPr>
          <w:p w14:paraId="461BC7E2" w14:textId="37F405A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15</w:t>
            </w:r>
          </w:p>
        </w:tc>
        <w:tc>
          <w:tcPr>
            <w:tcW w:w="980" w:type="dxa"/>
            <w:vMerge/>
            <w:shd w:val="clear" w:color="auto" w:fill="85B6FF"/>
            <w:vAlign w:val="center"/>
          </w:tcPr>
          <w:p w14:paraId="2A6C348C"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3440A7AC" w14:textId="3BD9B7C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4A477AE9" w14:textId="2F6D44CE"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9" w:type="dxa"/>
            <w:vMerge/>
            <w:tcBorders>
              <w:left w:val="single" w:sz="4" w:space="0" w:color="auto"/>
            </w:tcBorders>
            <w:shd w:val="clear" w:color="auto" w:fill="FF9B9B"/>
            <w:vAlign w:val="center"/>
          </w:tcPr>
          <w:p w14:paraId="5F8B1D7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17B04234" w14:textId="27CF876D"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272</w:t>
            </w:r>
          </w:p>
        </w:tc>
        <w:tc>
          <w:tcPr>
            <w:tcW w:w="1177" w:type="dxa"/>
            <w:shd w:val="clear" w:color="auto" w:fill="FF9B9B"/>
            <w:vAlign w:val="center"/>
          </w:tcPr>
          <w:p w14:paraId="5FE87A63" w14:textId="153C01E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16.606</w:t>
            </w:r>
          </w:p>
        </w:tc>
        <w:tc>
          <w:tcPr>
            <w:tcW w:w="1143" w:type="dxa"/>
            <w:shd w:val="clear" w:color="auto" w:fill="FF9B9B"/>
            <w:vAlign w:val="center"/>
          </w:tcPr>
          <w:p w14:paraId="74AC1C53" w14:textId="47472317"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1.019365</w:t>
            </w:r>
          </w:p>
        </w:tc>
        <w:tc>
          <w:tcPr>
            <w:tcW w:w="1459" w:type="dxa"/>
            <w:shd w:val="clear" w:color="auto" w:fill="FF9B9B"/>
            <w:vAlign w:val="center"/>
          </w:tcPr>
          <w:p w14:paraId="09C79FBB" w14:textId="553DF6C9"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14</w:t>
            </w:r>
          </w:p>
        </w:tc>
        <w:tc>
          <w:tcPr>
            <w:tcW w:w="980" w:type="dxa"/>
            <w:vMerge/>
            <w:shd w:val="clear" w:color="auto" w:fill="85B6FF"/>
            <w:vAlign w:val="center"/>
          </w:tcPr>
          <w:p w14:paraId="753D6AFF"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DF56C14" w14:textId="14289DE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2978468F" w14:textId="1B3FFB8F" w:rsidTr="007A690C">
        <w:trPr>
          <w:trHeight w:val="38"/>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9" w:type="dxa"/>
            <w:vMerge/>
            <w:tcBorders>
              <w:left w:val="single" w:sz="4" w:space="0" w:color="auto"/>
            </w:tcBorders>
            <w:shd w:val="clear" w:color="auto" w:fill="FF9B9B"/>
            <w:vAlign w:val="center"/>
          </w:tcPr>
          <w:p w14:paraId="39680B2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57596D98" w14:textId="76F53E6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747</w:t>
            </w:r>
          </w:p>
        </w:tc>
        <w:tc>
          <w:tcPr>
            <w:tcW w:w="1177" w:type="dxa"/>
            <w:shd w:val="clear" w:color="auto" w:fill="FF9B9B"/>
            <w:vAlign w:val="center"/>
          </w:tcPr>
          <w:p w14:paraId="1CCE4C0B" w14:textId="19A26863"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22.108</w:t>
            </w:r>
          </w:p>
        </w:tc>
        <w:tc>
          <w:tcPr>
            <w:tcW w:w="1143" w:type="dxa"/>
            <w:shd w:val="clear" w:color="auto" w:fill="FF9B9B"/>
            <w:vAlign w:val="center"/>
          </w:tcPr>
          <w:p w14:paraId="31480416" w14:textId="369F756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1.019697</w:t>
            </w:r>
          </w:p>
        </w:tc>
        <w:tc>
          <w:tcPr>
            <w:tcW w:w="1459" w:type="dxa"/>
            <w:shd w:val="clear" w:color="auto" w:fill="FF9B9B"/>
            <w:vAlign w:val="center"/>
          </w:tcPr>
          <w:p w14:paraId="32D17B69" w14:textId="138A28D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18</w:t>
            </w:r>
          </w:p>
        </w:tc>
        <w:tc>
          <w:tcPr>
            <w:tcW w:w="980" w:type="dxa"/>
            <w:vMerge/>
            <w:shd w:val="clear" w:color="auto" w:fill="85B6FF"/>
            <w:vAlign w:val="center"/>
          </w:tcPr>
          <w:p w14:paraId="0E158696"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0A24A96" w14:textId="503EA38F" w:rsidR="00E52AD9" w:rsidRPr="007A690C" w:rsidRDefault="00E52AD9" w:rsidP="004236B9">
            <w:pPr>
              <w:keepNext/>
              <w:spacing w:after="80"/>
              <w:jc w:val="center"/>
              <w:rPr>
                <w:rFonts w:ascii="Arial" w:hAnsi="Arial" w:cs="Arial"/>
                <w:sz w:val="16"/>
                <w:szCs w:val="16"/>
              </w:rPr>
            </w:pPr>
            <w:r w:rsidRPr="007A690C">
              <w:rPr>
                <w:rFonts w:ascii="Arial" w:hAnsi="Arial" w:cs="Arial"/>
                <w:sz w:val="16"/>
                <w:szCs w:val="16"/>
              </w:rPr>
              <w:t>1.0</w:t>
            </w:r>
          </w:p>
        </w:tc>
      </w:tr>
    </w:tbl>
    <w:p w14:paraId="4592143E" w14:textId="4B0203FE" w:rsidR="002D5B5C" w:rsidRDefault="004236B9" w:rsidP="004236B9">
      <w:pPr>
        <w:pStyle w:val="Caption"/>
        <w:jc w:val="center"/>
        <w:rPr>
          <w:rFonts w:ascii="Arial" w:hAnsi="Arial" w:cs="Arial"/>
          <w:sz w:val="20"/>
          <w:szCs w:val="20"/>
        </w:rPr>
      </w:pPr>
      <w:r>
        <w:t xml:space="preserve">Table </w:t>
      </w:r>
      <w:fldSimple w:instr=" SEQ Table \* ARABIC ">
        <w:r w:rsidR="00DD0153">
          <w:rPr>
            <w:noProof/>
          </w:rPr>
          <w:t>1</w:t>
        </w:r>
      </w:fldSimple>
      <w:r>
        <w:t>: TODO</w:t>
      </w:r>
    </w:p>
    <w:p w14:paraId="5F5A2C46" w14:textId="3101175F"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7456" behindDoc="0" locked="0" layoutInCell="1" allowOverlap="1" wp14:anchorId="4FB1BE5D" wp14:editId="6F171918">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1128662C" id="Group 22" o:spid="_x0000_s1026" style="position:absolute;margin-left:76.9pt;margin-top:.5pt;width:314.5pt;height:354.25pt;z-index:251667456"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9504" behindDoc="0" locked="0" layoutInCell="1" allowOverlap="1" wp14:anchorId="46A9D00C" wp14:editId="642AABAC">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18533050" w:rsidR="004E2EE5" w:rsidRDefault="004E2EE5" w:rsidP="005533EB">
      <w:pPr>
        <w:spacing w:after="80"/>
        <w:rPr>
          <w:rFonts w:ascii="Arial" w:hAnsi="Arial" w:cs="Arial"/>
          <w:sz w:val="20"/>
          <w:szCs w:val="20"/>
        </w:rPr>
      </w:pP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18E7CD3B" w14:textId="6BB59783" w:rsidR="004B5288" w:rsidRDefault="004549E0" w:rsidP="009F0F68">
      <w:pPr>
        <w:spacing w:after="80"/>
        <w:ind w:firstLine="720"/>
        <w:jc w:val="both"/>
        <w:rPr>
          <w:rFonts w:ascii="Arial" w:hAnsi="Arial" w:cs="Arial"/>
          <w:sz w:val="20"/>
          <w:szCs w:val="20"/>
        </w:rPr>
      </w:pPr>
      <w:r>
        <w:rPr>
          <w:noProof/>
        </w:rPr>
        <w:drawing>
          <wp:anchor distT="0" distB="0" distL="114300" distR="114300" simplePos="0" relativeHeight="251679744" behindDoc="0" locked="0" layoutInCell="1" allowOverlap="1" wp14:anchorId="10F3E303" wp14:editId="0F21A36B">
            <wp:simplePos x="0" y="0"/>
            <wp:positionH relativeFrom="margin">
              <wp:align>right</wp:align>
            </wp:positionH>
            <wp:positionV relativeFrom="paragraph">
              <wp:posOffset>349250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4B5288">
        <w:rPr>
          <w:rFonts w:ascii="Arial" w:hAnsi="Arial" w:cs="Arial"/>
          <w:sz w:val="20"/>
          <w:szCs w:val="20"/>
        </w:rPr>
        <w:t>Next, another</w:t>
      </w:r>
      <w:r w:rsidR="008857AE" w:rsidRPr="008857AE">
        <w:rPr>
          <w:rFonts w:ascii="Arial" w:hAnsi="Arial" w:cs="Arial"/>
          <w:sz w:val="20"/>
          <w:szCs w:val="20"/>
        </w:rPr>
        <w:t xml:space="preserve"> synthetic dataset was generated, </w:t>
      </w:r>
      <w:r w:rsidR="004B5288">
        <w:rPr>
          <w:rFonts w:ascii="Arial" w:hAnsi="Arial" w:cs="Arial"/>
          <w:sz w:val="20"/>
          <w:szCs w:val="20"/>
        </w:rPr>
        <w:t>consisting of</w:t>
      </w:r>
      <w:r w:rsidR="008857AE" w:rsidRPr="008857AE">
        <w:rPr>
          <w:rFonts w:ascii="Arial" w:hAnsi="Arial" w:cs="Arial"/>
          <w:sz w:val="20"/>
          <w:szCs w:val="20"/>
        </w:rPr>
        <w:t xml:space="preserve"> </w:t>
      </w:r>
      <w:r w:rsidR="004E2EE5">
        <w:rPr>
          <w:rFonts w:ascii="Arial" w:hAnsi="Arial" w:cs="Arial"/>
          <w:sz w:val="20"/>
          <w:szCs w:val="20"/>
        </w:rPr>
        <w:t>8</w:t>
      </w:r>
      <w:r w:rsidR="008857AE" w:rsidRPr="008857AE">
        <w:rPr>
          <w:rFonts w:ascii="Arial" w:hAnsi="Arial" w:cs="Arial"/>
          <w:sz w:val="20"/>
          <w:szCs w:val="20"/>
        </w:rPr>
        <w:t>000 samples</w:t>
      </w:r>
      <w:r w:rsidR="002878F8">
        <w:rPr>
          <w:rFonts w:ascii="Arial" w:hAnsi="Arial" w:cs="Arial"/>
          <w:sz w:val="20"/>
          <w:szCs w:val="20"/>
        </w:rPr>
        <w:t xml:space="preserve"> (mean:0, standard deviation:1)</w:t>
      </w:r>
      <w:r w:rsidR="008857AE" w:rsidRPr="008857AE">
        <w:rPr>
          <w:rFonts w:ascii="Arial" w:hAnsi="Arial" w:cs="Arial"/>
          <w:sz w:val="20"/>
          <w:szCs w:val="20"/>
        </w:rPr>
        <w:t xml:space="preserve"> for training and </w:t>
      </w:r>
      <w:r w:rsidR="004E2EE5">
        <w:rPr>
          <w:rFonts w:ascii="Arial" w:hAnsi="Arial" w:cs="Arial"/>
          <w:sz w:val="20"/>
          <w:szCs w:val="20"/>
        </w:rPr>
        <w:t>2</w:t>
      </w:r>
      <w:r w:rsidR="008857AE" w:rsidRPr="008857AE">
        <w:rPr>
          <w:rFonts w:ascii="Arial" w:hAnsi="Arial" w:cs="Arial"/>
          <w:sz w:val="20"/>
          <w:szCs w:val="20"/>
        </w:rPr>
        <w:t>000 samples for testing</w:t>
      </w:r>
      <w:r w:rsidR="002878F8">
        <w:rPr>
          <w:rFonts w:ascii="Arial" w:hAnsi="Arial" w:cs="Arial"/>
          <w:sz w:val="20"/>
          <w:szCs w:val="20"/>
        </w:rPr>
        <w:t xml:space="preserve"> (for 1000 samples mean:0</w:t>
      </w:r>
      <w:r w:rsidR="009F0F68">
        <w:rPr>
          <w:rFonts w:ascii="Arial" w:hAnsi="Arial" w:cs="Arial"/>
          <w:sz w:val="20"/>
          <w:szCs w:val="20"/>
        </w:rPr>
        <w:t>,</w:t>
      </w:r>
      <w:r w:rsidR="002878F8">
        <w:rPr>
          <w:rFonts w:ascii="Arial" w:hAnsi="Arial" w:cs="Arial"/>
          <w:sz w:val="20"/>
          <w:szCs w:val="20"/>
        </w:rPr>
        <w:t>sd:1</w:t>
      </w:r>
      <w:r w:rsidR="009F0F68">
        <w:rPr>
          <w:rFonts w:ascii="Arial" w:hAnsi="Arial" w:cs="Arial"/>
          <w:sz w:val="20"/>
          <w:szCs w:val="20"/>
        </w:rPr>
        <w:t>;</w:t>
      </w:r>
      <w:r w:rsidR="002878F8">
        <w:rPr>
          <w:rFonts w:ascii="Arial" w:hAnsi="Arial" w:cs="Arial"/>
          <w:sz w:val="20"/>
          <w:szCs w:val="20"/>
        </w:rPr>
        <w:t xml:space="preserve"> for 1000 samples mean:7</w:t>
      </w:r>
      <w:r w:rsidR="009F0F68">
        <w:rPr>
          <w:rFonts w:ascii="Arial" w:hAnsi="Arial" w:cs="Arial"/>
          <w:sz w:val="20"/>
          <w:szCs w:val="20"/>
        </w:rPr>
        <w:t>,</w:t>
      </w:r>
      <w:r w:rsidR="002878F8">
        <w:rPr>
          <w:rFonts w:ascii="Arial" w:hAnsi="Arial" w:cs="Arial"/>
          <w:sz w:val="20"/>
          <w:szCs w:val="20"/>
        </w:rPr>
        <w:t>sd:1)</w:t>
      </w:r>
      <w:r w:rsidR="008857AE" w:rsidRPr="008857AE">
        <w:rPr>
          <w:rFonts w:ascii="Arial" w:hAnsi="Arial" w:cs="Arial"/>
          <w:sz w:val="20"/>
          <w:szCs w:val="20"/>
        </w:rPr>
        <w:t>, with each sample having 10 features.</w:t>
      </w:r>
      <w:r w:rsidR="002878F8">
        <w:rPr>
          <w:rFonts w:ascii="Arial" w:hAnsi="Arial" w:cs="Arial"/>
          <w:sz w:val="20"/>
          <w:szCs w:val="20"/>
        </w:rPr>
        <w:t xml:space="preserve"> The mean and standard deviation values were chosen to create well-</w:t>
      </w:r>
      <w:r w:rsidR="009F0F68">
        <w:rPr>
          <w:rFonts w:ascii="Arial" w:hAnsi="Arial" w:cs="Arial"/>
          <w:sz w:val="20"/>
          <w:szCs w:val="20"/>
        </w:rPr>
        <w:t>separated</w:t>
      </w:r>
      <w:r w:rsidR="002878F8">
        <w:rPr>
          <w:rFonts w:ascii="Arial" w:hAnsi="Arial" w:cs="Arial"/>
          <w:sz w:val="20"/>
          <w:szCs w:val="20"/>
        </w:rPr>
        <w:t xml:space="preserve"> clusters. The MEB </w:t>
      </w:r>
      <w:r w:rsidR="009F0F68">
        <w:rPr>
          <w:rFonts w:ascii="Arial" w:hAnsi="Arial" w:cs="Arial"/>
          <w:sz w:val="20"/>
          <w:szCs w:val="20"/>
        </w:rPr>
        <w:t>was constructed</w:t>
      </w:r>
      <w:r w:rsidR="002878F8">
        <w:rPr>
          <w:rFonts w:ascii="Arial" w:hAnsi="Arial" w:cs="Arial"/>
          <w:sz w:val="20"/>
          <w:szCs w:val="20"/>
        </w:rPr>
        <w:t xml:space="preserve"> by training </w:t>
      </w:r>
      <w:r w:rsidR="009F0F68">
        <w:rPr>
          <w:rFonts w:ascii="Arial" w:hAnsi="Arial" w:cs="Arial"/>
          <w:sz w:val="20"/>
          <w:szCs w:val="20"/>
        </w:rPr>
        <w:t>algorithms</w:t>
      </w:r>
      <w:r w:rsidR="002878F8">
        <w:rPr>
          <w:rFonts w:ascii="Arial" w:hAnsi="Arial" w:cs="Arial"/>
          <w:sz w:val="20"/>
          <w:szCs w:val="20"/>
        </w:rPr>
        <w:t xml:space="preserve"> on training dataset and finding optimized center and radius for ball</w:t>
      </w:r>
      <w:r w:rsidR="009F0F68">
        <w:rPr>
          <w:rFonts w:ascii="Arial" w:hAnsi="Arial" w:cs="Arial"/>
          <w:sz w:val="20"/>
          <w:szCs w:val="20"/>
        </w:rPr>
        <w:t xml:space="preserve">. </w:t>
      </w:r>
      <w:r w:rsidR="004B5288">
        <w:rPr>
          <w:rFonts w:ascii="Arial" w:hAnsi="Arial" w:cs="Arial"/>
          <w:sz w:val="20"/>
          <w:szCs w:val="20"/>
        </w:rPr>
        <w:t>Same as above</w:t>
      </w:r>
      <w:r w:rsidR="004B5288" w:rsidRPr="004B5288">
        <w:rPr>
          <w:rFonts w:ascii="Arial" w:hAnsi="Arial" w:cs="Arial"/>
          <w:sz w:val="20"/>
          <w:szCs w:val="20"/>
        </w:rPr>
        <w:t xml:space="preserve">, we initially conducted the experiment using only 2 features to </w:t>
      </w:r>
      <w:r w:rsidR="004B5288">
        <w:rPr>
          <w:rFonts w:ascii="Arial" w:hAnsi="Arial" w:cs="Arial"/>
          <w:sz w:val="20"/>
          <w:szCs w:val="20"/>
        </w:rPr>
        <w:t xml:space="preserve">enhance visual </w:t>
      </w:r>
      <w:r w:rsidR="004B5288" w:rsidRPr="004B5288">
        <w:rPr>
          <w:rFonts w:ascii="Arial" w:hAnsi="Arial" w:cs="Arial"/>
          <w:sz w:val="20"/>
          <w:szCs w:val="20"/>
        </w:rPr>
        <w:t xml:space="preserve">comprehension. The outcomes for this setup </w:t>
      </w:r>
      <w:r w:rsidR="004B5288">
        <w:rPr>
          <w:rFonts w:ascii="Arial" w:hAnsi="Arial" w:cs="Arial"/>
          <w:sz w:val="20"/>
          <w:szCs w:val="20"/>
        </w:rPr>
        <w:t>are presented in</w:t>
      </w:r>
      <w:r w:rsidR="004B5288" w:rsidRPr="004B5288">
        <w:rPr>
          <w:rFonts w:ascii="Arial" w:hAnsi="Arial" w:cs="Arial"/>
          <w:sz w:val="20"/>
          <w:szCs w:val="20"/>
        </w:rPr>
        <w:t xml:space="preserve"> Figure </w:t>
      </w:r>
      <w:r w:rsidR="009F0F68">
        <w:rPr>
          <w:rFonts w:ascii="Arial" w:hAnsi="Arial" w:cs="Arial"/>
          <w:sz w:val="20"/>
          <w:szCs w:val="20"/>
        </w:rPr>
        <w:t>5</w:t>
      </w:r>
      <w:r w:rsidR="004B5288" w:rsidRPr="004B5288">
        <w:rPr>
          <w:rFonts w:ascii="Arial" w:hAnsi="Arial" w:cs="Arial"/>
          <w:sz w:val="20"/>
          <w:szCs w:val="20"/>
        </w:rPr>
        <w:t>.</w:t>
      </w:r>
    </w:p>
    <w:p w14:paraId="542A9624" w14:textId="395F67CE" w:rsidR="004549E0" w:rsidRDefault="004549E0" w:rsidP="004471D5">
      <w:pPr>
        <w:spacing w:after="80"/>
        <w:ind w:firstLine="720"/>
        <w:jc w:val="both"/>
        <w:rPr>
          <w:rFonts w:ascii="Arial" w:hAnsi="Arial" w:cs="Arial"/>
          <w:sz w:val="20"/>
          <w:szCs w:val="20"/>
        </w:rPr>
      </w:pPr>
    </w:p>
    <w:p w14:paraId="78E87FDB" w14:textId="0B724D69" w:rsidR="009F0F68" w:rsidRDefault="009F0F68" w:rsidP="004471D5">
      <w:pPr>
        <w:spacing w:after="80"/>
        <w:ind w:firstLine="720"/>
        <w:jc w:val="both"/>
        <w:rPr>
          <w:rFonts w:ascii="Arial" w:hAnsi="Arial" w:cs="Arial"/>
          <w:sz w:val="20"/>
          <w:szCs w:val="20"/>
        </w:rPr>
      </w:pPr>
    </w:p>
    <w:p w14:paraId="77207D5B" w14:textId="75B307A7" w:rsidR="00994E5C" w:rsidRDefault="004549E0" w:rsidP="00E52CD6">
      <w:pPr>
        <w:spacing w:before="80" w:after="80"/>
        <w:ind w:firstLine="720"/>
        <w:jc w:val="both"/>
        <w:rPr>
          <w:rFonts w:ascii="Arial" w:hAnsi="Arial" w:cs="Arial"/>
          <w:sz w:val="20"/>
          <w:szCs w:val="20"/>
        </w:rPr>
      </w:pPr>
      <w:r w:rsidRPr="004549E0">
        <w:rPr>
          <w:rFonts w:ascii="Arial" w:hAnsi="Arial" w:cs="Arial"/>
          <w:sz w:val="20"/>
          <w:szCs w:val="20"/>
        </w:rPr>
        <w:t>Following that</w:t>
      </w:r>
      <w:r w:rsidR="004B5288"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004B5288"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w:t>
      </w:r>
      <w:r w:rsidR="009F0F68" w:rsidRPr="004236B9">
        <w:rPr>
          <w:rFonts w:ascii="Arial" w:hAnsi="Arial" w:cs="Arial"/>
          <w:sz w:val="20"/>
          <w:szCs w:val="20"/>
        </w:rPr>
        <w:t>figure</w:t>
      </w:r>
      <w:r w:rsidR="004236B9" w:rsidRPr="004236B9">
        <w:rPr>
          <w:rFonts w:ascii="Arial" w:hAnsi="Arial" w:cs="Arial"/>
          <w:sz w:val="20"/>
          <w:szCs w:val="20"/>
        </w:rPr>
        <w:t xml:space="preserve"> </w:t>
      </w:r>
      <w:r w:rsidR="009F0F68">
        <w:rPr>
          <w:rFonts w:ascii="Arial" w:hAnsi="Arial" w:cs="Arial"/>
          <w:sz w:val="20"/>
          <w:szCs w:val="20"/>
        </w:rPr>
        <w:t>6</w:t>
      </w:r>
      <w:r w:rsidR="004236B9" w:rsidRPr="004236B9">
        <w:rPr>
          <w:rFonts w:ascii="Arial" w:hAnsi="Arial" w:cs="Arial"/>
          <w:sz w:val="20"/>
          <w:szCs w:val="20"/>
        </w:rPr>
        <w:t>.</w:t>
      </w:r>
    </w:p>
    <w:p w14:paraId="72E76CD0" w14:textId="2D7AEFB2" w:rsidR="00296845" w:rsidRDefault="009F0F68" w:rsidP="004549E0">
      <w:pPr>
        <w:spacing w:before="160" w:after="80"/>
        <w:jc w:val="both"/>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B742BD7" wp14:editId="681BFD4B">
                <wp:simplePos x="0" y="0"/>
                <wp:positionH relativeFrom="margin">
                  <wp:posOffset>4221480</wp:posOffset>
                </wp:positionH>
                <wp:positionV relativeFrom="paragraph">
                  <wp:posOffset>-613410</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074E6F60" w:rsidR="004549E0" w:rsidRPr="007A690C" w:rsidRDefault="00E52CD6" w:rsidP="004549E0">
                            <w:pPr>
                              <w:pStyle w:val="Caption"/>
                              <w:jc w:val="center"/>
                              <w:rPr>
                                <w:noProof/>
                                <w:sz w:val="16"/>
                                <w:szCs w:val="16"/>
                              </w:rPr>
                            </w:pPr>
                            <w:r>
                              <w:t xml:space="preserve">Figure </w:t>
                            </w:r>
                            <w:fldSimple w:instr=" SEQ Figure \* ARABIC ">
                              <w:r w:rsidR="000C0DD9">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332.4pt;margin-top:-48.3pt;width:148.8pt;height:9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" stroked="f">
                <v:textbox inset="0,0,0,0">
                  <w:txbxContent>
                    <w:p w14:paraId="32B1EF63" w14:textId="074E6F60" w:rsidR="004549E0" w:rsidRPr="007A690C" w:rsidRDefault="00E52CD6" w:rsidP="004549E0">
                      <w:pPr>
                        <w:pStyle w:val="Caption"/>
                        <w:jc w:val="center"/>
                        <w:rPr>
                          <w:noProof/>
                          <w:sz w:val="16"/>
                          <w:szCs w:val="16"/>
                        </w:rPr>
                      </w:pPr>
                      <w:r>
                        <w:t xml:space="preserve">Figure </w:t>
                      </w:r>
                      <w:fldSimple w:instr=" SEQ Figure \* ARABIC ">
                        <w:r w:rsidR="000C0DD9">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p>
    <w:p w14:paraId="059A873B" w14:textId="19C1738F" w:rsidR="00C02490" w:rsidRDefault="00C02490" w:rsidP="00296845">
      <w:pPr>
        <w:spacing w:before="160" w:after="80"/>
        <w:jc w:val="center"/>
        <w:rPr>
          <w:rFonts w:ascii="Arial" w:hAnsi="Arial" w:cs="Arial"/>
          <w:sz w:val="20"/>
          <w:szCs w:val="20"/>
        </w:rPr>
      </w:pPr>
    </w:p>
    <w:p w14:paraId="5827CCB4" w14:textId="29F0712F" w:rsidR="00C02490" w:rsidRDefault="009F0F68" w:rsidP="00296845">
      <w:pPr>
        <w:spacing w:before="160" w:after="80"/>
        <w:jc w:val="cente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0288" behindDoc="0" locked="0" layoutInCell="1" allowOverlap="1" wp14:anchorId="1D515892" wp14:editId="1C99A930">
                <wp:simplePos x="0" y="0"/>
                <wp:positionH relativeFrom="column">
                  <wp:posOffset>740410</wp:posOffset>
                </wp:positionH>
                <wp:positionV relativeFrom="paragraph">
                  <wp:posOffset>-384810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759A12" id="Group 21" o:spid="_x0000_s1026" style="position:absolute;margin-left:58.3pt;margin-top:-30.3pt;width:314.65pt;height:353.7pt;z-index:251660288;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08108F09" w:rsidR="004236B9" w:rsidRDefault="004236B9"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3840" behindDoc="0" locked="0" layoutInCell="1" allowOverlap="1" wp14:anchorId="081C49C4" wp14:editId="31A7126E">
                <wp:simplePos x="0" y="0"/>
                <wp:positionH relativeFrom="margin">
                  <wp:posOffset>320040</wp:posOffset>
                </wp:positionH>
                <wp:positionV relativeFrom="paragraph">
                  <wp:posOffset>117963</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25.2pt;margin-top:9.3pt;width:417.7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" stroked="f">
                <v:textbox inset="0,0,0,0">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066FAE0" w14:textId="022CB461" w:rsidR="004236B9" w:rsidRDefault="004236B9" w:rsidP="00296845">
      <w:pPr>
        <w:spacing w:before="160" w:after="80"/>
        <w:jc w:val="center"/>
        <w:rPr>
          <w:rFonts w:ascii="Arial" w:hAnsi="Arial" w:cs="Arial"/>
          <w:sz w:val="20"/>
          <w:szCs w:val="20"/>
        </w:rPr>
      </w:pPr>
    </w:p>
    <w:p w14:paraId="3906CCE7" w14:textId="54EF8692" w:rsidR="004236B9" w:rsidRDefault="004236B9" w:rsidP="004236B9">
      <w:pPr>
        <w:spacing w:before="160" w:after="80"/>
        <w:rPr>
          <w:rFonts w:ascii="Arial" w:hAnsi="Arial" w:cs="Arial"/>
          <w:sz w:val="20"/>
          <w:szCs w:val="20"/>
        </w:rPr>
      </w:pPr>
    </w:p>
    <w:tbl>
      <w:tblPr>
        <w:tblStyle w:val="TableGrid"/>
        <w:tblW w:w="9116" w:type="dxa"/>
        <w:jc w:val="center"/>
        <w:tblLook w:val="04A0" w:firstRow="1" w:lastRow="0" w:firstColumn="1" w:lastColumn="0" w:noHBand="0" w:noVBand="1"/>
      </w:tblPr>
      <w:tblGrid>
        <w:gridCol w:w="1240"/>
        <w:gridCol w:w="887"/>
        <w:gridCol w:w="964"/>
        <w:gridCol w:w="1043"/>
        <w:gridCol w:w="973"/>
        <w:gridCol w:w="1328"/>
        <w:gridCol w:w="1220"/>
        <w:gridCol w:w="1461"/>
      </w:tblGrid>
      <w:tr w:rsidR="004236B9" w14:paraId="7D7C60FC" w14:textId="77777777" w:rsidTr="00A00C80">
        <w:trPr>
          <w:trHeight w:val="227"/>
          <w:jc w:val="center"/>
        </w:trPr>
        <w:tc>
          <w:tcPr>
            <w:tcW w:w="1240" w:type="dxa"/>
            <w:tcBorders>
              <w:top w:val="nil"/>
              <w:left w:val="nil"/>
              <w:bottom w:val="nil"/>
              <w:right w:val="single" w:sz="4" w:space="0" w:color="auto"/>
            </w:tcBorders>
          </w:tcPr>
          <w:p w14:paraId="0636884E" w14:textId="77777777" w:rsidR="004236B9" w:rsidRPr="00FC29C8" w:rsidRDefault="004236B9" w:rsidP="00A00C80">
            <w:pPr>
              <w:spacing w:after="80"/>
              <w:jc w:val="both"/>
              <w:rPr>
                <w:rFonts w:ascii="Arial" w:hAnsi="Arial" w:cs="Arial"/>
                <w:sz w:val="16"/>
                <w:szCs w:val="16"/>
              </w:rPr>
            </w:pPr>
          </w:p>
        </w:tc>
        <w:tc>
          <w:tcPr>
            <w:tcW w:w="5195" w:type="dxa"/>
            <w:gridSpan w:val="5"/>
            <w:tcBorders>
              <w:left w:val="single" w:sz="4" w:space="0" w:color="auto"/>
            </w:tcBorders>
            <w:shd w:val="clear" w:color="auto" w:fill="FF0000"/>
          </w:tcPr>
          <w:p w14:paraId="7517BB8D"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Training</w:t>
            </w:r>
          </w:p>
        </w:tc>
        <w:tc>
          <w:tcPr>
            <w:tcW w:w="2681" w:type="dxa"/>
            <w:gridSpan w:val="2"/>
            <w:shd w:val="clear" w:color="auto" w:fill="0066FF"/>
          </w:tcPr>
          <w:p w14:paraId="2A82F84D" w14:textId="42BA1013" w:rsidR="004236B9" w:rsidRPr="004E2EE5" w:rsidRDefault="004236B9" w:rsidP="00A00C8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sidR="00962E3B">
              <w:rPr>
                <w:rFonts w:ascii="Arial" w:hAnsi="Arial" w:cs="Arial"/>
                <w:b/>
                <w:bCs/>
                <w:color w:val="FFFFFF" w:themeColor="background1"/>
                <w:sz w:val="16"/>
                <w:szCs w:val="16"/>
              </w:rPr>
              <w:t>ing</w:t>
            </w:r>
          </w:p>
        </w:tc>
      </w:tr>
      <w:tr w:rsidR="004236B9" w14:paraId="46C6DCDB" w14:textId="77777777" w:rsidTr="00A00C80">
        <w:trPr>
          <w:jc w:val="center"/>
        </w:trPr>
        <w:tc>
          <w:tcPr>
            <w:tcW w:w="1240" w:type="dxa"/>
            <w:tcBorders>
              <w:top w:val="nil"/>
              <w:left w:val="nil"/>
              <w:bottom w:val="single" w:sz="4" w:space="0" w:color="FFFFFF" w:themeColor="background1"/>
              <w:right w:val="single" w:sz="4" w:space="0" w:color="auto"/>
            </w:tcBorders>
          </w:tcPr>
          <w:p w14:paraId="27A19A89" w14:textId="77777777" w:rsidR="004236B9" w:rsidRPr="00FC29C8" w:rsidRDefault="004236B9" w:rsidP="00A00C80">
            <w:pPr>
              <w:spacing w:after="80"/>
              <w:jc w:val="both"/>
              <w:rPr>
                <w:rFonts w:ascii="Arial" w:hAnsi="Arial" w:cs="Arial"/>
                <w:sz w:val="16"/>
                <w:szCs w:val="16"/>
              </w:rPr>
            </w:pPr>
          </w:p>
        </w:tc>
        <w:tc>
          <w:tcPr>
            <w:tcW w:w="887" w:type="dxa"/>
            <w:vMerge w:val="restart"/>
            <w:tcBorders>
              <w:left w:val="single" w:sz="4" w:space="0" w:color="auto"/>
            </w:tcBorders>
            <w:shd w:val="clear" w:color="auto" w:fill="FF9B9B"/>
            <w:vAlign w:val="center"/>
          </w:tcPr>
          <w:p w14:paraId="7DB23E53"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964" w:type="dxa"/>
            <w:shd w:val="clear" w:color="auto" w:fill="FF9B9B"/>
          </w:tcPr>
          <w:p w14:paraId="3A0DFE13"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Iterations</w:t>
            </w:r>
          </w:p>
        </w:tc>
        <w:tc>
          <w:tcPr>
            <w:tcW w:w="1043" w:type="dxa"/>
            <w:shd w:val="clear" w:color="auto" w:fill="FF9B9B"/>
          </w:tcPr>
          <w:p w14:paraId="45D8E58F"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CPU Time</w:t>
            </w:r>
          </w:p>
        </w:tc>
        <w:tc>
          <w:tcPr>
            <w:tcW w:w="973" w:type="dxa"/>
            <w:shd w:val="clear" w:color="auto" w:fill="FF9B9B"/>
          </w:tcPr>
          <w:p w14:paraId="2CEB83CE"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Radius</w:t>
            </w:r>
          </w:p>
        </w:tc>
        <w:tc>
          <w:tcPr>
            <w:tcW w:w="1328" w:type="dxa"/>
            <w:shd w:val="clear" w:color="auto" w:fill="FF9B9B"/>
          </w:tcPr>
          <w:p w14:paraId="622C3C0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Active set size</w:t>
            </w:r>
          </w:p>
        </w:tc>
        <w:tc>
          <w:tcPr>
            <w:tcW w:w="1220" w:type="dxa"/>
            <w:vMerge w:val="restart"/>
            <w:shd w:val="clear" w:color="auto" w:fill="85B6FF"/>
            <w:tcMar>
              <w:left w:w="0" w:type="dxa"/>
              <w:right w:w="0" w:type="dxa"/>
            </w:tcMar>
            <w:vAlign w:val="center"/>
          </w:tcPr>
          <w:p w14:paraId="56085367"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N(8,1)</w:t>
            </w:r>
          </w:p>
        </w:tc>
        <w:tc>
          <w:tcPr>
            <w:tcW w:w="1461" w:type="dxa"/>
            <w:shd w:val="clear" w:color="auto" w:fill="85B6FF"/>
          </w:tcPr>
          <w:p w14:paraId="1874755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F1 Score</w:t>
            </w:r>
          </w:p>
        </w:tc>
      </w:tr>
      <w:tr w:rsidR="004236B9" w14:paraId="29CA8032"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6138B42"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ASFW</w:t>
            </w:r>
          </w:p>
        </w:tc>
        <w:tc>
          <w:tcPr>
            <w:tcW w:w="887" w:type="dxa"/>
            <w:vMerge/>
            <w:tcBorders>
              <w:left w:val="single" w:sz="4" w:space="0" w:color="auto"/>
            </w:tcBorders>
            <w:shd w:val="clear" w:color="auto" w:fill="FF9B9B"/>
          </w:tcPr>
          <w:p w14:paraId="46D24AAD"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0C87B7AD"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581</w:t>
            </w:r>
          </w:p>
        </w:tc>
        <w:tc>
          <w:tcPr>
            <w:tcW w:w="1043" w:type="dxa"/>
            <w:shd w:val="clear" w:color="auto" w:fill="FF9B9B"/>
          </w:tcPr>
          <w:p w14:paraId="4D9E1FBE"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33.844</w:t>
            </w:r>
          </w:p>
        </w:tc>
        <w:tc>
          <w:tcPr>
            <w:tcW w:w="973" w:type="dxa"/>
            <w:shd w:val="clear" w:color="auto" w:fill="FF9B9B"/>
          </w:tcPr>
          <w:p w14:paraId="4634A93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D4BAF9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0B9C183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E58A54D"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0.998</w:t>
            </w:r>
          </w:p>
        </w:tc>
      </w:tr>
      <w:tr w:rsidR="004236B9" w14:paraId="140E811A"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8A4D681"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BPFW</w:t>
            </w:r>
          </w:p>
        </w:tc>
        <w:tc>
          <w:tcPr>
            <w:tcW w:w="887" w:type="dxa"/>
            <w:vMerge/>
            <w:tcBorders>
              <w:left w:val="single" w:sz="4" w:space="0" w:color="auto"/>
            </w:tcBorders>
            <w:shd w:val="clear" w:color="auto" w:fill="FF9B9B"/>
          </w:tcPr>
          <w:p w14:paraId="46C5F29F"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32F99CD9"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320</w:t>
            </w:r>
          </w:p>
        </w:tc>
        <w:tc>
          <w:tcPr>
            <w:tcW w:w="1043" w:type="dxa"/>
            <w:shd w:val="clear" w:color="auto" w:fill="FF9B9B"/>
          </w:tcPr>
          <w:p w14:paraId="2D02F791"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19.572</w:t>
            </w:r>
          </w:p>
        </w:tc>
        <w:tc>
          <w:tcPr>
            <w:tcW w:w="973" w:type="dxa"/>
            <w:shd w:val="clear" w:color="auto" w:fill="FF9B9B"/>
          </w:tcPr>
          <w:p w14:paraId="65E03B2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6496FCD"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2A52ED41"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4A64B207"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w:t>
            </w:r>
            <w:r>
              <w:rPr>
                <w:rFonts w:ascii="Arial" w:hAnsi="Arial" w:cs="Arial"/>
                <w:sz w:val="16"/>
                <w:szCs w:val="16"/>
              </w:rPr>
              <w:t>8</w:t>
            </w:r>
          </w:p>
        </w:tc>
      </w:tr>
      <w:tr w:rsidR="004236B9" w14:paraId="20291078"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0B7B6BA9"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(1+ε)-approx.</w:t>
            </w:r>
          </w:p>
        </w:tc>
        <w:tc>
          <w:tcPr>
            <w:tcW w:w="887" w:type="dxa"/>
            <w:vMerge/>
            <w:tcBorders>
              <w:left w:val="single" w:sz="4" w:space="0" w:color="auto"/>
            </w:tcBorders>
            <w:shd w:val="clear" w:color="auto" w:fill="FF9B9B"/>
          </w:tcPr>
          <w:p w14:paraId="18DDE220"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1338B42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21</w:t>
            </w:r>
          </w:p>
        </w:tc>
        <w:tc>
          <w:tcPr>
            <w:tcW w:w="1043" w:type="dxa"/>
            <w:shd w:val="clear" w:color="auto" w:fill="FF9B9B"/>
          </w:tcPr>
          <w:p w14:paraId="0163FD6F"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20.67</w:t>
            </w:r>
            <w:r>
              <w:rPr>
                <w:rFonts w:ascii="Arial" w:hAnsi="Arial" w:cs="Arial"/>
                <w:sz w:val="16"/>
                <w:szCs w:val="16"/>
              </w:rPr>
              <w:t>4</w:t>
            </w:r>
          </w:p>
        </w:tc>
        <w:tc>
          <w:tcPr>
            <w:tcW w:w="973" w:type="dxa"/>
            <w:shd w:val="clear" w:color="auto" w:fill="FF9B9B"/>
          </w:tcPr>
          <w:p w14:paraId="73FE46D0"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6.11467</w:t>
            </w:r>
            <w:r>
              <w:rPr>
                <w:rFonts w:ascii="Arial" w:hAnsi="Arial" w:cs="Arial"/>
                <w:sz w:val="16"/>
                <w:szCs w:val="16"/>
              </w:rPr>
              <w:t>2</w:t>
            </w:r>
          </w:p>
        </w:tc>
        <w:tc>
          <w:tcPr>
            <w:tcW w:w="1328" w:type="dxa"/>
            <w:shd w:val="clear" w:color="auto" w:fill="FF9B9B"/>
          </w:tcPr>
          <w:p w14:paraId="7CEFA24E"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6</w:t>
            </w:r>
          </w:p>
        </w:tc>
        <w:tc>
          <w:tcPr>
            <w:tcW w:w="1220" w:type="dxa"/>
            <w:vMerge/>
            <w:shd w:val="clear" w:color="auto" w:fill="85B6FF"/>
          </w:tcPr>
          <w:p w14:paraId="103282C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CCEAF53" w14:textId="77777777" w:rsidR="004236B9" w:rsidRPr="00FC29C8" w:rsidRDefault="004236B9" w:rsidP="004236B9">
            <w:pPr>
              <w:keepNext/>
              <w:spacing w:after="80"/>
              <w:jc w:val="center"/>
              <w:rPr>
                <w:rFonts w:ascii="Arial" w:hAnsi="Arial" w:cs="Arial"/>
                <w:sz w:val="16"/>
                <w:szCs w:val="16"/>
              </w:rPr>
            </w:pPr>
            <w:r w:rsidRPr="001A23F3">
              <w:rPr>
                <w:rFonts w:ascii="Arial" w:hAnsi="Arial" w:cs="Arial"/>
                <w:sz w:val="16"/>
                <w:szCs w:val="16"/>
              </w:rPr>
              <w:t>0.998</w:t>
            </w:r>
          </w:p>
        </w:tc>
      </w:tr>
    </w:tbl>
    <w:p w14:paraId="75A72A15" w14:textId="032DD34A" w:rsidR="004236B9" w:rsidRDefault="004236B9" w:rsidP="004236B9">
      <w:pPr>
        <w:pStyle w:val="Caption"/>
        <w:jc w:val="center"/>
        <w:rPr>
          <w:rFonts w:ascii="Arial" w:hAnsi="Arial" w:cs="Arial"/>
          <w:sz w:val="20"/>
          <w:szCs w:val="20"/>
        </w:rPr>
      </w:pPr>
      <w:r>
        <w:t xml:space="preserve">Table </w:t>
      </w:r>
      <w:fldSimple w:instr=" SEQ Table \* ARABIC ">
        <w:r w:rsidR="00DD0153">
          <w:rPr>
            <w:noProof/>
          </w:rPr>
          <w:t>2</w:t>
        </w:r>
      </w:fldSimple>
      <w:r>
        <w:t>: TODO</w:t>
      </w:r>
    </w:p>
    <w:p w14:paraId="0A2AD45E" w14:textId="7ECEB749" w:rsidR="004236B9" w:rsidRDefault="00B53A9A" w:rsidP="004236B9">
      <w:pPr>
        <w:spacing w:before="160" w:after="80"/>
        <w:ind w:firstLine="720"/>
        <w:jc w:val="both"/>
        <w:rPr>
          <w:rFonts w:ascii="Arial" w:hAnsi="Arial" w:cs="Arial"/>
          <w:sz w:val="20"/>
          <w:szCs w:val="20"/>
        </w:rPr>
      </w:pPr>
      <w:r w:rsidRPr="00B53A9A">
        <w:rPr>
          <w:rFonts w:ascii="Arial" w:hAnsi="Arial" w:cs="Arial"/>
          <w:sz w:val="20"/>
          <w:szCs w:val="20"/>
        </w:rPr>
        <w:t xml:space="preserve">A summary of the results from training and testing with the three different algorithms can be seen in the table </w:t>
      </w:r>
      <w:r w:rsidR="009F0F68">
        <w:rPr>
          <w:rFonts w:ascii="Arial" w:hAnsi="Arial" w:cs="Arial"/>
          <w:sz w:val="20"/>
          <w:szCs w:val="20"/>
        </w:rPr>
        <w:t>2</w:t>
      </w:r>
      <w:r>
        <w:rPr>
          <w:rFonts w:ascii="Arial" w:hAnsi="Arial" w:cs="Arial"/>
          <w:sz w:val="20"/>
          <w:szCs w:val="20"/>
        </w:rPr>
        <w:t xml:space="preserve">. </w:t>
      </w:r>
      <w:r w:rsidR="004236B9" w:rsidRPr="00994E5C">
        <w:rPr>
          <w:rFonts w:ascii="Arial" w:hAnsi="Arial" w:cs="Arial"/>
          <w:sz w:val="20"/>
          <w:szCs w:val="20"/>
        </w:rPr>
        <w:t xml:space="preserve">As observed from the table, in the second experiment, the F1 score is not perfect. We conducted an investigation to understand why this could happen, and here </w:t>
      </w:r>
      <w:r w:rsidR="004236B9">
        <w:rPr>
          <w:rFonts w:ascii="Arial" w:hAnsi="Arial" w:cs="Arial"/>
          <w:sz w:val="20"/>
          <w:szCs w:val="20"/>
        </w:rPr>
        <w:t>we present our</w:t>
      </w:r>
      <w:r w:rsidR="004236B9" w:rsidRPr="00994E5C">
        <w:rPr>
          <w:rFonts w:ascii="Arial" w:hAnsi="Arial" w:cs="Arial"/>
          <w:sz w:val="20"/>
          <w:szCs w:val="20"/>
        </w:rPr>
        <w:t xml:space="preserve"> findings</w:t>
      </w:r>
      <w:r w:rsidR="004236B9">
        <w:rPr>
          <w:rFonts w:ascii="Arial" w:hAnsi="Arial" w:cs="Arial"/>
          <w:sz w:val="20"/>
          <w:szCs w:val="20"/>
        </w:rPr>
        <w:t>.</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F3C1201"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However, there are instances of false positives: 3 out of 1000 points that were intended to be classified as nominal have been mistakenly classified as anomalies. These points can also be observed in Figure </w:t>
      </w:r>
      <w:r w:rsidR="009F0F68">
        <w:rPr>
          <w:rFonts w:ascii="Arial" w:hAnsi="Arial" w:cs="Arial"/>
          <w:sz w:val="20"/>
          <w:szCs w:val="20"/>
        </w:rPr>
        <w:t>5</w:t>
      </w:r>
      <w:r w:rsidR="009F0F68" w:rsidRPr="00994E5C">
        <w:rPr>
          <w:rFonts w:ascii="Arial" w:hAnsi="Arial" w:cs="Arial"/>
          <w:sz w:val="20"/>
          <w:szCs w:val="20"/>
        </w:rPr>
        <w:t xml:space="preserve"> </w:t>
      </w:r>
      <w:r w:rsidRPr="00994E5C">
        <w:rPr>
          <w:rFonts w:ascii="Arial" w:hAnsi="Arial" w:cs="Arial"/>
          <w:sz w:val="20"/>
          <w:szCs w:val="20"/>
        </w:rPr>
        <w:t>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 xml:space="preserve">One potential solution could be to classify as anomalies only those points that are farther than δ*r from the center, where δ is a constant greater than 1, and r represents the radius of the MEB. However, we </w:t>
      </w:r>
      <w:r w:rsidRPr="00994E5C">
        <w:rPr>
          <w:rFonts w:ascii="Arial" w:hAnsi="Arial" w:cs="Arial"/>
          <w:sz w:val="20"/>
          <w:szCs w:val="20"/>
        </w:rPr>
        <w:lastRenderedPageBreak/>
        <w:t>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FB76469"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 xml:space="preserve">vary the tightness of the </w:t>
      </w:r>
      <w:r w:rsidR="009F0F68">
        <w:rPr>
          <w:rFonts w:ascii="Arial" w:hAnsi="Arial" w:cs="Arial"/>
          <w:sz w:val="20"/>
          <w:szCs w:val="20"/>
        </w:rPr>
        <w:t>M</w:t>
      </w:r>
      <w:r w:rsidR="00796DBA">
        <w:rPr>
          <w:rFonts w:ascii="Arial" w:hAnsi="Arial" w:cs="Arial"/>
          <w:sz w:val="20"/>
          <w:szCs w:val="20"/>
        </w:rPr>
        <w:t xml:space="preserve">inimum </w:t>
      </w:r>
      <w:r w:rsidR="009F0F68">
        <w:rPr>
          <w:rFonts w:ascii="Arial" w:hAnsi="Arial" w:cs="Arial"/>
          <w:sz w:val="20"/>
          <w:szCs w:val="20"/>
        </w:rPr>
        <w:t>E</w:t>
      </w:r>
      <w:r w:rsidR="00796DBA">
        <w:rPr>
          <w:rFonts w:ascii="Arial" w:hAnsi="Arial" w:cs="Arial"/>
          <w:sz w:val="20"/>
          <w:szCs w:val="20"/>
        </w:rPr>
        <w:t xml:space="preserve">nclosing </w:t>
      </w:r>
      <w:r w:rsidR="009F0F68">
        <w:rPr>
          <w:rFonts w:ascii="Arial" w:hAnsi="Arial" w:cs="Arial"/>
          <w:sz w:val="20"/>
          <w:szCs w:val="20"/>
        </w:rPr>
        <w:t>B</w:t>
      </w:r>
      <w:r w:rsidR="00796DBA">
        <w:rPr>
          <w:rFonts w:ascii="Arial" w:hAnsi="Arial" w:cs="Arial"/>
          <w:sz w:val="20"/>
          <w:szCs w:val="20"/>
        </w:rPr>
        <w:t>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r w:rsidRPr="00694295">
        <w:rPr>
          <w:rFonts w:ascii="Arial" w:hAnsi="Arial" w:cs="Arial"/>
          <w:i/>
          <w:iCs/>
          <w:sz w:val="20"/>
          <w:szCs w:val="20"/>
        </w:rPr>
        <w:t>nominal_features</w:t>
      </w:r>
      <w:r w:rsidRPr="00694295">
        <w:rPr>
          <w:rFonts w:ascii="Arial" w:hAnsi="Arial" w:cs="Arial"/>
          <w:sz w:val="20"/>
          <w:szCs w:val="20"/>
        </w:rPr>
        <w:t xml:space="preserve"> and </w:t>
      </w:r>
      <w:r w:rsidRPr="00694295">
        <w:rPr>
          <w:rFonts w:ascii="Arial" w:hAnsi="Arial" w:cs="Arial"/>
          <w:i/>
          <w:iCs/>
          <w:sz w:val="20"/>
          <w:szCs w:val="20"/>
        </w:rPr>
        <w:t>nominal_labels</w:t>
      </w:r>
      <w:r w:rsidRPr="00694295">
        <w:rPr>
          <w:rFonts w:ascii="Arial" w:hAnsi="Arial" w:cs="Arial"/>
          <w:sz w:val="20"/>
          <w:szCs w:val="20"/>
        </w:rPr>
        <w:t>) and the other anomaly cases (</w:t>
      </w:r>
      <w:r w:rsidRPr="00694295">
        <w:rPr>
          <w:rFonts w:ascii="Arial" w:hAnsi="Arial" w:cs="Arial"/>
          <w:i/>
          <w:iCs/>
          <w:sz w:val="20"/>
          <w:szCs w:val="20"/>
        </w:rPr>
        <w:t>anomaly_features</w:t>
      </w:r>
      <w:r w:rsidRPr="00694295">
        <w:rPr>
          <w:rFonts w:ascii="Arial" w:hAnsi="Arial" w:cs="Arial"/>
          <w:sz w:val="20"/>
          <w:szCs w:val="20"/>
        </w:rPr>
        <w:t xml:space="preserve"> and </w:t>
      </w:r>
      <w:r w:rsidRPr="00694295">
        <w:rPr>
          <w:rFonts w:ascii="Arial" w:hAnsi="Arial" w:cs="Arial"/>
          <w:i/>
          <w:iCs/>
          <w:sz w:val="20"/>
          <w:szCs w:val="20"/>
        </w:rPr>
        <w:t>anomaly_labels</w:t>
      </w:r>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4EB54CDC"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w:t>
      </w:r>
      <w:r w:rsidR="009F0F68">
        <w:rPr>
          <w:rFonts w:ascii="Arial" w:hAnsi="Arial" w:cs="Arial"/>
          <w:sz w:val="20"/>
          <w:szCs w:val="20"/>
        </w:rPr>
        <w:t>samples</w:t>
      </w:r>
      <w:r w:rsidR="009F0F68" w:rsidRPr="00796DBA">
        <w:rPr>
          <w:rFonts w:ascii="Arial" w:hAnsi="Arial" w:cs="Arial"/>
          <w:sz w:val="20"/>
          <w:szCs w:val="20"/>
        </w:rPr>
        <w:t xml:space="preserve"> </w:t>
      </w:r>
      <w:r w:rsidR="00796DBA" w:rsidRPr="00796DBA">
        <w:rPr>
          <w:rFonts w:ascii="Arial" w:hAnsi="Arial" w:cs="Arial"/>
          <w:sz w:val="20"/>
          <w:szCs w:val="20"/>
        </w:rPr>
        <w:t xml:space="preserve">and 32 </w:t>
      </w:r>
      <w:r w:rsidR="009F0F68">
        <w:rPr>
          <w:rFonts w:ascii="Arial" w:hAnsi="Arial" w:cs="Arial"/>
          <w:sz w:val="20"/>
          <w:szCs w:val="20"/>
        </w:rPr>
        <w:t>features</w:t>
      </w:r>
      <w:r w:rsidR="00796DBA" w:rsidRPr="00796DBA">
        <w:rPr>
          <w:rFonts w:ascii="Arial" w:hAnsi="Arial" w:cs="Arial"/>
          <w:sz w:val="20"/>
          <w:szCs w:val="20"/>
        </w:rPr>
        <w:t>.</w:t>
      </w:r>
    </w:p>
    <w:p w14:paraId="6DBA7E98" w14:textId="77777777"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4E2F87F5" w14:textId="50C790F6" w:rsidR="004F7950" w:rsidRDefault="004F7950" w:rsidP="004F7950">
      <w:pPr>
        <w:spacing w:after="80"/>
        <w:ind w:firstLine="360"/>
        <w:jc w:val="both"/>
        <w:rPr>
          <w:rFonts w:ascii="Arial" w:hAnsi="Arial" w:cs="Arial"/>
          <w:sz w:val="20"/>
          <w:szCs w:val="20"/>
        </w:rPr>
      </w:pPr>
      <w:r w:rsidRPr="004F7950">
        <w:rPr>
          <w:rFonts w:ascii="Arial" w:hAnsi="Arial" w:cs="Arial"/>
          <w:sz w:val="20"/>
          <w:szCs w:val="20"/>
        </w:rPr>
        <w:lastRenderedPageBreak/>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13110137" w14:textId="77777777" w:rsidR="00DD0153" w:rsidRDefault="00DD0153" w:rsidP="004F7950">
      <w:pPr>
        <w:spacing w:after="80"/>
        <w:ind w:firstLine="360"/>
        <w:jc w:val="both"/>
        <w:rPr>
          <w:rFonts w:ascii="Arial" w:hAnsi="Arial" w:cs="Arial"/>
          <w:sz w:val="20"/>
          <w:szCs w:val="20"/>
        </w:rPr>
      </w:pPr>
    </w:p>
    <w:p w14:paraId="66F609B2" w14:textId="3259386B" w:rsidR="000C0DD9" w:rsidRDefault="004F7950" w:rsidP="000C0DD9">
      <w:pPr>
        <w:spacing w:after="80"/>
        <w:ind w:firstLine="360"/>
        <w:jc w:val="both"/>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1AF93715" w14:textId="77777777" w:rsidR="000C0DD9" w:rsidRDefault="000C0DD9" w:rsidP="004F7950">
      <w:pPr>
        <w:spacing w:after="80"/>
        <w:ind w:firstLine="360"/>
        <w:jc w:val="both"/>
      </w:pPr>
      <w:r>
        <w:rPr>
          <w:rFonts w:ascii="Arial" w:hAnsi="Arial" w:cs="Arial"/>
          <w:b/>
          <w:bCs/>
          <w:color w:val="FF0000"/>
          <w:sz w:val="20"/>
          <w:szCs w:val="20"/>
        </w:rPr>
        <w:t>TODO: Add number of steps for the first 2 algorithms (maybe visualize using bar graph)</w:t>
      </w:r>
    </w:p>
    <w:p w14:paraId="38C0F172" w14:textId="27BD0F1B" w:rsidR="000C0DD9" w:rsidRPr="00DD0153" w:rsidRDefault="000C0DD9" w:rsidP="004F7950">
      <w:pPr>
        <w:spacing w:after="80"/>
        <w:ind w:firstLine="360"/>
        <w:jc w:val="both"/>
        <w:rPr>
          <w:rFonts w:ascii="Arial" w:hAnsi="Arial" w:cs="Arial"/>
          <w:b/>
          <w:bCs/>
          <w:color w:val="FF0000"/>
          <w:sz w:val="20"/>
          <w:szCs w:val="20"/>
        </w:rPr>
      </w:pPr>
      <w:r w:rsidRPr="000C0DD9">
        <w:rPr>
          <w:rFonts w:ascii="Arial" w:hAnsi="Arial" w:cs="Arial"/>
          <w:b/>
          <w:bCs/>
          <w:color w:val="FF0000"/>
          <w:sz w:val="20"/>
          <w:szCs w:val="20"/>
        </w:rPr>
        <w:t>TODO: Redo CPU Time (in us), and F1 Score and Recall in %</w:t>
      </w:r>
    </w:p>
    <w:p w14:paraId="2316CD9F" w14:textId="2DD1D6EC" w:rsidR="00962E3B" w:rsidRDefault="00962E3B" w:rsidP="00DD0153">
      <w:pPr>
        <w:spacing w:after="80"/>
        <w:ind w:firstLine="360"/>
        <w:jc w:val="both"/>
        <w:rPr>
          <w:rFonts w:ascii="Arial" w:hAnsi="Arial" w:cs="Arial"/>
          <w:sz w:val="20"/>
          <w:szCs w:val="20"/>
        </w:rPr>
      </w:pPr>
    </w:p>
    <w:tbl>
      <w:tblPr>
        <w:tblStyle w:val="TableGrid"/>
        <w:tblW w:w="0" w:type="auto"/>
        <w:jc w:val="center"/>
        <w:tblLook w:val="04A0" w:firstRow="1" w:lastRow="0" w:firstColumn="1" w:lastColumn="0" w:noHBand="0" w:noVBand="1"/>
      </w:tblPr>
      <w:tblGrid>
        <w:gridCol w:w="988"/>
        <w:gridCol w:w="523"/>
        <w:gridCol w:w="823"/>
        <w:gridCol w:w="866"/>
        <w:gridCol w:w="784"/>
        <w:gridCol w:w="1110"/>
        <w:gridCol w:w="443"/>
        <w:gridCol w:w="437"/>
        <w:gridCol w:w="771"/>
        <w:gridCol w:w="771"/>
      </w:tblGrid>
      <w:tr w:rsidR="000973DB" w14:paraId="605FD3BF" w14:textId="274025C3" w:rsidTr="003454CA">
        <w:trPr>
          <w:jc w:val="center"/>
        </w:trPr>
        <w:tc>
          <w:tcPr>
            <w:tcW w:w="988" w:type="dxa"/>
            <w:vMerge w:val="restart"/>
            <w:tcBorders>
              <w:top w:val="nil"/>
              <w:left w:val="nil"/>
              <w:bottom w:val="nil"/>
              <w:right w:val="nil"/>
            </w:tcBorders>
            <w:vAlign w:val="center"/>
          </w:tcPr>
          <w:p w14:paraId="72120C72" w14:textId="77777777" w:rsidR="000973DB" w:rsidRPr="00962E3B" w:rsidRDefault="000973DB" w:rsidP="003454CA">
            <w:pPr>
              <w:spacing w:after="80"/>
              <w:jc w:val="center"/>
              <w:rPr>
                <w:rFonts w:ascii="Arial" w:hAnsi="Arial" w:cs="Arial"/>
                <w:sz w:val="12"/>
                <w:szCs w:val="12"/>
              </w:rPr>
            </w:pPr>
          </w:p>
        </w:tc>
        <w:tc>
          <w:tcPr>
            <w:tcW w:w="4106" w:type="dxa"/>
            <w:gridSpan w:val="5"/>
            <w:tcBorders>
              <w:top w:val="nil"/>
              <w:left w:val="nil"/>
              <w:bottom w:val="nil"/>
              <w:right w:val="nil"/>
            </w:tcBorders>
            <w:shd w:val="clear" w:color="auto" w:fill="FF0000"/>
            <w:vAlign w:val="center"/>
          </w:tcPr>
          <w:p w14:paraId="616842AC" w14:textId="1A1F15B4"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Training</w:t>
            </w:r>
          </w:p>
        </w:tc>
        <w:tc>
          <w:tcPr>
            <w:tcW w:w="2422" w:type="dxa"/>
            <w:gridSpan w:val="4"/>
            <w:tcBorders>
              <w:top w:val="nil"/>
              <w:left w:val="nil"/>
              <w:bottom w:val="nil"/>
              <w:right w:val="nil"/>
            </w:tcBorders>
            <w:shd w:val="clear" w:color="auto" w:fill="0066FF"/>
            <w:vAlign w:val="center"/>
          </w:tcPr>
          <w:p w14:paraId="62F5712B" w14:textId="6A2DF259"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3454CA">
        <w:trPr>
          <w:jc w:val="center"/>
        </w:trPr>
        <w:tc>
          <w:tcPr>
            <w:tcW w:w="988" w:type="dxa"/>
            <w:vMerge/>
            <w:tcBorders>
              <w:top w:val="nil"/>
              <w:left w:val="nil"/>
              <w:bottom w:val="nil"/>
              <w:right w:val="nil"/>
            </w:tcBorders>
            <w:vAlign w:val="center"/>
          </w:tcPr>
          <w:p w14:paraId="574B2D30"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0000"/>
            <w:vAlign w:val="center"/>
          </w:tcPr>
          <w:p w14:paraId="7A116C5E" w14:textId="24A3DFE2"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09773B80" w14:textId="77820249"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Iterations</w:t>
            </w:r>
          </w:p>
        </w:tc>
        <w:tc>
          <w:tcPr>
            <w:tcW w:w="866" w:type="dxa"/>
            <w:tcBorders>
              <w:top w:val="nil"/>
              <w:left w:val="nil"/>
              <w:bottom w:val="nil"/>
              <w:right w:val="nil"/>
            </w:tcBorders>
            <w:shd w:val="clear" w:color="auto" w:fill="FF0000"/>
            <w:vAlign w:val="center"/>
          </w:tcPr>
          <w:p w14:paraId="3E325FF6" w14:textId="64DBE175"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CPU Time</w:t>
            </w:r>
          </w:p>
        </w:tc>
        <w:tc>
          <w:tcPr>
            <w:tcW w:w="784" w:type="dxa"/>
            <w:tcBorders>
              <w:top w:val="nil"/>
              <w:left w:val="nil"/>
              <w:bottom w:val="nil"/>
              <w:right w:val="nil"/>
            </w:tcBorders>
            <w:shd w:val="clear" w:color="auto" w:fill="FF0000"/>
            <w:vAlign w:val="center"/>
          </w:tcPr>
          <w:p w14:paraId="2D983EA1" w14:textId="4F4C8994"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Radius</w:t>
            </w:r>
          </w:p>
        </w:tc>
        <w:tc>
          <w:tcPr>
            <w:tcW w:w="1110" w:type="dxa"/>
            <w:tcBorders>
              <w:top w:val="nil"/>
              <w:left w:val="nil"/>
              <w:bottom w:val="nil"/>
              <w:right w:val="nil"/>
            </w:tcBorders>
            <w:shd w:val="clear" w:color="auto" w:fill="FF0000"/>
            <w:vAlign w:val="center"/>
          </w:tcPr>
          <w:p w14:paraId="44A76D4C" w14:textId="498D6F80"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Active set size</w:t>
            </w:r>
          </w:p>
        </w:tc>
        <w:tc>
          <w:tcPr>
            <w:tcW w:w="443" w:type="dxa"/>
            <w:tcBorders>
              <w:top w:val="nil"/>
              <w:left w:val="nil"/>
              <w:bottom w:val="nil"/>
              <w:right w:val="nil"/>
            </w:tcBorders>
            <w:shd w:val="clear" w:color="auto" w:fill="0066FF"/>
            <w:vAlign w:val="center"/>
          </w:tcPr>
          <w:p w14:paraId="5FE54299" w14:textId="2846396E"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02F8E" w14:textId="417F007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771" w:type="dxa"/>
            <w:tcBorders>
              <w:top w:val="nil"/>
              <w:left w:val="nil"/>
              <w:bottom w:val="nil"/>
              <w:right w:val="nil"/>
            </w:tcBorders>
            <w:shd w:val="clear" w:color="auto" w:fill="0066FF"/>
            <w:vAlign w:val="center"/>
          </w:tcPr>
          <w:p w14:paraId="374109E4" w14:textId="34BD9C0F"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71" w:type="dxa"/>
            <w:tcBorders>
              <w:top w:val="nil"/>
              <w:left w:val="nil"/>
              <w:bottom w:val="nil"/>
              <w:right w:val="nil"/>
            </w:tcBorders>
            <w:shd w:val="clear" w:color="auto" w:fill="0066FF"/>
            <w:vAlign w:val="center"/>
          </w:tcPr>
          <w:p w14:paraId="09B23B80" w14:textId="3079446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0973DB" w14:paraId="07FE8E74" w14:textId="15A15C11" w:rsidTr="003454CA">
        <w:trPr>
          <w:jc w:val="center"/>
        </w:trPr>
        <w:tc>
          <w:tcPr>
            <w:tcW w:w="988" w:type="dxa"/>
            <w:vMerge w:val="restart"/>
            <w:tcBorders>
              <w:top w:val="nil"/>
              <w:left w:val="nil"/>
              <w:bottom w:val="nil"/>
              <w:right w:val="nil"/>
            </w:tcBorders>
            <w:shd w:val="clear" w:color="auto" w:fill="FF9B9B"/>
            <w:vAlign w:val="center"/>
          </w:tcPr>
          <w:p w14:paraId="75830916" w14:textId="49668404"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ASFW</w:t>
            </w:r>
          </w:p>
        </w:tc>
        <w:tc>
          <w:tcPr>
            <w:tcW w:w="523" w:type="dxa"/>
            <w:tcBorders>
              <w:top w:val="nil"/>
              <w:left w:val="nil"/>
              <w:bottom w:val="nil"/>
              <w:right w:val="nil"/>
            </w:tcBorders>
            <w:shd w:val="clear" w:color="auto" w:fill="FF9B9B"/>
            <w:vAlign w:val="center"/>
          </w:tcPr>
          <w:p w14:paraId="3F0077B8" w14:textId="0467F999"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9B9B"/>
            <w:vAlign w:val="center"/>
          </w:tcPr>
          <w:p w14:paraId="0FFDA8E3" w14:textId="7BB42F3D" w:rsidR="000973DB" w:rsidRPr="00962E3B" w:rsidRDefault="000973DB" w:rsidP="003454CA">
            <w:pPr>
              <w:spacing w:after="80"/>
              <w:jc w:val="center"/>
              <w:rPr>
                <w:rFonts w:ascii="Arial" w:hAnsi="Arial" w:cs="Arial"/>
                <w:sz w:val="12"/>
                <w:szCs w:val="12"/>
              </w:rPr>
            </w:pPr>
            <w:r>
              <w:rPr>
                <w:rFonts w:ascii="Arial" w:hAnsi="Arial" w:cs="Arial"/>
                <w:sz w:val="12"/>
                <w:szCs w:val="12"/>
              </w:rPr>
              <w:t>64</w:t>
            </w:r>
          </w:p>
        </w:tc>
        <w:tc>
          <w:tcPr>
            <w:tcW w:w="866" w:type="dxa"/>
            <w:tcBorders>
              <w:top w:val="nil"/>
              <w:left w:val="nil"/>
              <w:bottom w:val="nil"/>
              <w:right w:val="nil"/>
            </w:tcBorders>
            <w:shd w:val="clear" w:color="auto" w:fill="FF9B9B"/>
            <w:vAlign w:val="center"/>
          </w:tcPr>
          <w:p w14:paraId="1144B42E" w14:textId="0BE1E295" w:rsidR="000973DB" w:rsidRPr="00962E3B" w:rsidRDefault="00E9555F" w:rsidP="00E9555F">
            <w:pPr>
              <w:spacing w:after="80"/>
              <w:jc w:val="center"/>
              <w:rPr>
                <w:rFonts w:ascii="Arial" w:hAnsi="Arial" w:cs="Arial"/>
                <w:sz w:val="12"/>
                <w:szCs w:val="12"/>
              </w:rPr>
            </w:pPr>
            <w:ins w:id="24" w:author="Marija Cveevska" w:date="2023-09-17T18:40:00Z">
              <w:r>
                <w:rPr>
                  <w:rFonts w:ascii="Arial" w:hAnsi="Arial" w:cs="Arial"/>
                  <w:sz w:val="12"/>
                  <w:szCs w:val="12"/>
                </w:rPr>
                <w:t>40.851</w:t>
              </w:r>
            </w:ins>
            <w:ins w:id="25" w:author="Marija Cveevska" w:date="2023-09-17T18:42:00Z">
              <w:r>
                <w:rPr>
                  <w:rFonts w:ascii="Arial" w:hAnsi="Arial" w:cs="Arial"/>
                  <w:sz w:val="12"/>
                  <w:szCs w:val="12"/>
                </w:rPr>
                <w:t xml:space="preserve"> </w:t>
              </w:r>
            </w:ins>
            <w:del w:id="26" w:author="Marija Cveevska" w:date="2023-09-17T18:34:00Z">
              <w:r w:rsidR="000973DB" w:rsidRPr="000973DB" w:rsidDel="00E9555F">
                <w:rPr>
                  <w:rFonts w:ascii="Arial" w:hAnsi="Arial" w:cs="Arial"/>
                  <w:sz w:val="12"/>
                  <w:szCs w:val="12"/>
                </w:rPr>
                <w:delText>0.065</w:delText>
              </w:r>
            </w:del>
            <w:ins w:id="27" w:author="Marija Cveevska" w:date="2023-09-17T18:40:00Z">
              <w:r>
                <w:rPr>
                  <w:rFonts w:ascii="Arial" w:hAnsi="Arial" w:cs="Arial"/>
                  <w:sz w:val="12"/>
                  <w:szCs w:val="12"/>
                </w:rPr>
                <w:t xml:space="preserve"> </w:t>
              </w:r>
            </w:ins>
          </w:p>
        </w:tc>
        <w:tc>
          <w:tcPr>
            <w:tcW w:w="784" w:type="dxa"/>
            <w:tcBorders>
              <w:top w:val="nil"/>
              <w:left w:val="nil"/>
              <w:bottom w:val="nil"/>
              <w:right w:val="nil"/>
            </w:tcBorders>
            <w:shd w:val="clear" w:color="auto" w:fill="FF9B9B"/>
            <w:vAlign w:val="center"/>
          </w:tcPr>
          <w:p w14:paraId="13C10688" w14:textId="068B38C7"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6F243D43" w14:textId="27E50921"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60AAE498" w14:textId="172BB5F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6E3F286B" w14:textId="4D4EBE14"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117CA2D3" w14:textId="2D8A659C" w:rsidR="000973DB" w:rsidRPr="00962E3B" w:rsidRDefault="000973DB" w:rsidP="003454CA">
            <w:pPr>
              <w:spacing w:after="80"/>
              <w:jc w:val="center"/>
              <w:rPr>
                <w:rFonts w:ascii="Arial" w:hAnsi="Arial" w:cs="Arial"/>
                <w:sz w:val="12"/>
                <w:szCs w:val="12"/>
              </w:rPr>
            </w:pPr>
            <w:del w:id="28" w:author="Marija Cveevska" w:date="2023-09-17T18:37:00Z">
              <w:r w:rsidRPr="002E5C3C" w:rsidDel="00E9555F">
                <w:rPr>
                  <w:rFonts w:ascii="Arial" w:hAnsi="Arial" w:cs="Arial"/>
                  <w:sz w:val="12"/>
                  <w:szCs w:val="12"/>
                </w:rPr>
                <w:delText>0.764</w:delText>
              </w:r>
            </w:del>
            <w:ins w:id="29" w:author="Marija Cveevska" w:date="2023-09-17T18:42:00Z">
              <w:r w:rsidR="00E9555F">
                <w:rPr>
                  <w:rFonts w:ascii="Arial" w:hAnsi="Arial" w:cs="Arial"/>
                  <w:sz w:val="12"/>
                  <w:szCs w:val="12"/>
                </w:rPr>
                <w:t xml:space="preserve"> </w:t>
              </w:r>
            </w:ins>
            <w:ins w:id="30" w:author="Marija Cveevska" w:date="2023-09-17T18:37:00Z">
              <w:r w:rsidR="00E9555F">
                <w:rPr>
                  <w:rFonts w:ascii="Arial" w:hAnsi="Arial" w:cs="Arial"/>
                  <w:sz w:val="12"/>
                  <w:szCs w:val="12"/>
                </w:rPr>
                <w:t>76.415</w:t>
              </w:r>
            </w:ins>
          </w:p>
        </w:tc>
        <w:tc>
          <w:tcPr>
            <w:tcW w:w="771" w:type="dxa"/>
            <w:tcBorders>
              <w:top w:val="nil"/>
              <w:left w:val="nil"/>
              <w:bottom w:val="nil"/>
              <w:right w:val="nil"/>
            </w:tcBorders>
            <w:shd w:val="clear" w:color="auto" w:fill="85B6FF"/>
            <w:vAlign w:val="center"/>
          </w:tcPr>
          <w:p w14:paraId="6A55C55A" w14:textId="1B1DBD5C" w:rsidR="000973DB" w:rsidRPr="00962E3B" w:rsidRDefault="000973DB" w:rsidP="003454CA">
            <w:pPr>
              <w:spacing w:after="80"/>
              <w:jc w:val="center"/>
              <w:rPr>
                <w:rFonts w:ascii="Arial" w:hAnsi="Arial" w:cs="Arial"/>
                <w:sz w:val="12"/>
                <w:szCs w:val="12"/>
              </w:rPr>
            </w:pPr>
            <w:del w:id="31" w:author="Marija Cveevska" w:date="2023-09-17T18:37:00Z">
              <w:r w:rsidRPr="002E5C3C" w:rsidDel="00E9555F">
                <w:rPr>
                  <w:rFonts w:ascii="Arial" w:hAnsi="Arial" w:cs="Arial"/>
                  <w:sz w:val="12"/>
                  <w:szCs w:val="12"/>
                </w:rPr>
                <w:delText>0.85</w:delText>
              </w:r>
              <w:r w:rsidDel="00E9555F">
                <w:rPr>
                  <w:rFonts w:ascii="Arial" w:hAnsi="Arial" w:cs="Arial"/>
                  <w:sz w:val="12"/>
                  <w:szCs w:val="12"/>
                </w:rPr>
                <w:delText>5</w:delText>
              </w:r>
            </w:del>
            <w:ins w:id="32" w:author="Marija Cveevska" w:date="2023-09-17T18:42:00Z">
              <w:r w:rsidR="00E9555F">
                <w:rPr>
                  <w:rFonts w:ascii="Arial" w:hAnsi="Arial" w:cs="Arial"/>
                  <w:sz w:val="12"/>
                  <w:szCs w:val="12"/>
                </w:rPr>
                <w:t xml:space="preserve"> </w:t>
              </w:r>
            </w:ins>
            <w:ins w:id="33" w:author="Marija Cveevska" w:date="2023-09-17T18:37:00Z">
              <w:r w:rsidR="00E9555F">
                <w:rPr>
                  <w:rFonts w:ascii="Arial" w:hAnsi="Arial" w:cs="Arial"/>
                  <w:sz w:val="12"/>
                  <w:szCs w:val="12"/>
                </w:rPr>
                <w:t>85.488</w:t>
              </w:r>
            </w:ins>
          </w:p>
        </w:tc>
      </w:tr>
      <w:tr w:rsidR="000973DB" w14:paraId="65307631" w14:textId="7780EAFA" w:rsidTr="003454CA">
        <w:trPr>
          <w:jc w:val="center"/>
        </w:trPr>
        <w:tc>
          <w:tcPr>
            <w:tcW w:w="988" w:type="dxa"/>
            <w:vMerge/>
            <w:tcBorders>
              <w:top w:val="nil"/>
              <w:left w:val="nil"/>
              <w:bottom w:val="nil"/>
              <w:right w:val="nil"/>
            </w:tcBorders>
            <w:shd w:val="clear" w:color="auto" w:fill="FF9B9B"/>
            <w:vAlign w:val="center"/>
          </w:tcPr>
          <w:p w14:paraId="4BABBC1A"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165C019F" w14:textId="2419075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9B9B"/>
            <w:vAlign w:val="center"/>
          </w:tcPr>
          <w:p w14:paraId="62B6F1DF" w14:textId="60500A60" w:rsidR="000973DB" w:rsidRPr="00962E3B" w:rsidRDefault="000973DB" w:rsidP="003454CA">
            <w:pPr>
              <w:spacing w:after="80"/>
              <w:jc w:val="center"/>
              <w:rPr>
                <w:rFonts w:ascii="Arial" w:hAnsi="Arial" w:cs="Arial"/>
                <w:sz w:val="12"/>
                <w:szCs w:val="12"/>
              </w:rPr>
            </w:pPr>
            <w:r>
              <w:rPr>
                <w:rFonts w:ascii="Arial" w:hAnsi="Arial" w:cs="Arial"/>
                <w:sz w:val="12"/>
                <w:szCs w:val="12"/>
              </w:rPr>
              <w:t>92</w:t>
            </w:r>
          </w:p>
        </w:tc>
        <w:tc>
          <w:tcPr>
            <w:tcW w:w="866" w:type="dxa"/>
            <w:tcBorders>
              <w:top w:val="nil"/>
              <w:left w:val="nil"/>
              <w:bottom w:val="nil"/>
              <w:right w:val="nil"/>
            </w:tcBorders>
            <w:shd w:val="clear" w:color="auto" w:fill="FF9B9B"/>
            <w:vAlign w:val="center"/>
          </w:tcPr>
          <w:p w14:paraId="1F69F24C" w14:textId="139DB1F2" w:rsidR="000973DB" w:rsidRPr="00962E3B" w:rsidRDefault="00E9555F" w:rsidP="003454CA">
            <w:pPr>
              <w:spacing w:after="80"/>
              <w:jc w:val="center"/>
              <w:rPr>
                <w:rFonts w:ascii="Arial" w:hAnsi="Arial" w:cs="Arial"/>
                <w:sz w:val="12"/>
                <w:szCs w:val="12"/>
              </w:rPr>
            </w:pPr>
            <w:ins w:id="34" w:author="Marija Cveevska" w:date="2023-09-17T18:39:00Z">
              <w:r>
                <w:rPr>
                  <w:rFonts w:ascii="Arial" w:hAnsi="Arial" w:cs="Arial"/>
                  <w:sz w:val="12"/>
                  <w:szCs w:val="12"/>
                </w:rPr>
                <w:t xml:space="preserve">65.847 </w:t>
              </w:r>
            </w:ins>
            <w:del w:id="35" w:author="Marija Cveevska" w:date="2023-09-17T18:39:00Z">
              <w:r w:rsidR="000973DB" w:rsidRPr="002E5C3C" w:rsidDel="00E9555F">
                <w:rPr>
                  <w:rFonts w:ascii="Arial" w:hAnsi="Arial" w:cs="Arial"/>
                  <w:sz w:val="12"/>
                  <w:szCs w:val="12"/>
                </w:rPr>
                <w:delText>0.05</w:delText>
              </w:r>
              <w:r w:rsidR="000973DB" w:rsidDel="00E9555F">
                <w:rPr>
                  <w:rFonts w:ascii="Arial" w:hAnsi="Arial" w:cs="Arial"/>
                  <w:sz w:val="12"/>
                  <w:szCs w:val="12"/>
                </w:rPr>
                <w:delText>5</w:delText>
              </w:r>
            </w:del>
          </w:p>
        </w:tc>
        <w:tc>
          <w:tcPr>
            <w:tcW w:w="784" w:type="dxa"/>
            <w:tcBorders>
              <w:top w:val="nil"/>
              <w:left w:val="nil"/>
              <w:bottom w:val="nil"/>
              <w:right w:val="nil"/>
            </w:tcBorders>
            <w:shd w:val="clear" w:color="auto" w:fill="FF9B9B"/>
            <w:vAlign w:val="center"/>
          </w:tcPr>
          <w:p w14:paraId="3E8111DF" w14:textId="1D6062D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78975DB1" w14:textId="79AAECD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27739E87" w14:textId="69D6854D"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124B134F" w14:textId="34C746E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03A8DC7C" w14:textId="77777777" w:rsidR="00242617" w:rsidRDefault="000973DB" w:rsidP="003454CA">
            <w:pPr>
              <w:spacing w:after="80"/>
              <w:jc w:val="center"/>
              <w:rPr>
                <w:ins w:id="36" w:author="Marija Cveevska" w:date="2023-09-17T18:49:00Z"/>
                <w:rFonts w:ascii="Arial" w:hAnsi="Arial" w:cs="Arial"/>
                <w:sz w:val="12"/>
                <w:szCs w:val="12"/>
              </w:rPr>
            </w:pPr>
            <w:del w:id="37" w:author="Marija Cveevska" w:date="2023-09-17T18:49:00Z">
              <w:r w:rsidRPr="002E5C3C" w:rsidDel="00242617">
                <w:rPr>
                  <w:rFonts w:ascii="Arial" w:hAnsi="Arial" w:cs="Arial"/>
                  <w:sz w:val="12"/>
                  <w:szCs w:val="12"/>
                </w:rPr>
                <w:delText>0.764</w:delText>
              </w:r>
            </w:del>
          </w:p>
          <w:p w14:paraId="2AAD2116" w14:textId="0E6CEC10" w:rsidR="000973DB" w:rsidRPr="00962E3B" w:rsidRDefault="00242617" w:rsidP="003454CA">
            <w:pPr>
              <w:spacing w:after="80"/>
              <w:jc w:val="center"/>
              <w:rPr>
                <w:rFonts w:ascii="Arial" w:hAnsi="Arial" w:cs="Arial"/>
                <w:sz w:val="12"/>
                <w:szCs w:val="12"/>
              </w:rPr>
            </w:pPr>
            <w:ins w:id="38" w:author="Marija Cveevska" w:date="2023-09-17T18:49:00Z">
              <w:r>
                <w:rPr>
                  <w:rFonts w:ascii="Arial" w:hAnsi="Arial" w:cs="Arial"/>
                  <w:sz w:val="12"/>
                  <w:szCs w:val="12"/>
                </w:rPr>
                <w:t>76.415</w:t>
              </w:r>
            </w:ins>
          </w:p>
        </w:tc>
        <w:tc>
          <w:tcPr>
            <w:tcW w:w="771" w:type="dxa"/>
            <w:tcBorders>
              <w:top w:val="nil"/>
              <w:left w:val="nil"/>
              <w:bottom w:val="nil"/>
              <w:right w:val="nil"/>
            </w:tcBorders>
            <w:shd w:val="clear" w:color="auto" w:fill="85B6FF"/>
            <w:vAlign w:val="center"/>
          </w:tcPr>
          <w:p w14:paraId="42B95AF4" w14:textId="77777777" w:rsidR="00242617" w:rsidRDefault="000973DB" w:rsidP="003454CA">
            <w:pPr>
              <w:spacing w:after="80"/>
              <w:jc w:val="center"/>
              <w:rPr>
                <w:ins w:id="39" w:author="Marija Cveevska" w:date="2023-09-17T18:49:00Z"/>
                <w:rFonts w:ascii="Arial" w:hAnsi="Arial" w:cs="Arial"/>
                <w:sz w:val="12"/>
                <w:szCs w:val="12"/>
              </w:rPr>
            </w:pPr>
            <w:del w:id="40" w:author="Marija Cveevska" w:date="2023-09-17T18:49:00Z">
              <w:r w:rsidRPr="002E5C3C" w:rsidDel="00242617">
                <w:rPr>
                  <w:rFonts w:ascii="Arial" w:hAnsi="Arial" w:cs="Arial"/>
                  <w:sz w:val="12"/>
                  <w:szCs w:val="12"/>
                </w:rPr>
                <w:delText>0.85</w:delText>
              </w:r>
              <w:r w:rsidDel="00242617">
                <w:rPr>
                  <w:rFonts w:ascii="Arial" w:hAnsi="Arial" w:cs="Arial"/>
                  <w:sz w:val="12"/>
                  <w:szCs w:val="12"/>
                </w:rPr>
                <w:delText>5</w:delText>
              </w:r>
            </w:del>
          </w:p>
          <w:p w14:paraId="27C37E7F" w14:textId="071EC6B2" w:rsidR="000973DB" w:rsidRPr="00962E3B" w:rsidRDefault="00242617" w:rsidP="003454CA">
            <w:pPr>
              <w:spacing w:after="80"/>
              <w:jc w:val="center"/>
              <w:rPr>
                <w:rFonts w:ascii="Arial" w:hAnsi="Arial" w:cs="Arial"/>
                <w:sz w:val="12"/>
                <w:szCs w:val="12"/>
              </w:rPr>
            </w:pPr>
            <w:ins w:id="41" w:author="Marija Cveevska" w:date="2023-09-17T18:49:00Z">
              <w:r>
                <w:rPr>
                  <w:rFonts w:ascii="Arial" w:hAnsi="Arial" w:cs="Arial"/>
                  <w:sz w:val="12"/>
                  <w:szCs w:val="12"/>
                </w:rPr>
                <w:t>85.488</w:t>
              </w:r>
            </w:ins>
          </w:p>
        </w:tc>
      </w:tr>
      <w:tr w:rsidR="000973DB" w14:paraId="1E15BE1E" w14:textId="11D8836A" w:rsidTr="003454CA">
        <w:trPr>
          <w:jc w:val="center"/>
        </w:trPr>
        <w:tc>
          <w:tcPr>
            <w:tcW w:w="988" w:type="dxa"/>
            <w:vMerge/>
            <w:tcBorders>
              <w:top w:val="nil"/>
              <w:left w:val="nil"/>
              <w:bottom w:val="nil"/>
              <w:right w:val="nil"/>
            </w:tcBorders>
            <w:shd w:val="clear" w:color="auto" w:fill="FF9B9B"/>
            <w:vAlign w:val="center"/>
          </w:tcPr>
          <w:p w14:paraId="0F33345C"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3A6C58E2" w14:textId="372DA7D6"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699A9710" w14:textId="67D30784" w:rsidR="000973DB" w:rsidRPr="00962E3B" w:rsidRDefault="000973DB" w:rsidP="003454CA">
            <w:pPr>
              <w:spacing w:after="80"/>
              <w:jc w:val="center"/>
              <w:rPr>
                <w:rFonts w:ascii="Arial" w:hAnsi="Arial" w:cs="Arial"/>
                <w:sz w:val="12"/>
                <w:szCs w:val="12"/>
              </w:rPr>
            </w:pPr>
            <w:r>
              <w:rPr>
                <w:rFonts w:ascii="Arial" w:hAnsi="Arial" w:cs="Arial"/>
                <w:sz w:val="12"/>
                <w:szCs w:val="12"/>
              </w:rPr>
              <w:t>118</w:t>
            </w:r>
          </w:p>
        </w:tc>
        <w:tc>
          <w:tcPr>
            <w:tcW w:w="866" w:type="dxa"/>
            <w:tcBorders>
              <w:top w:val="nil"/>
              <w:left w:val="nil"/>
              <w:bottom w:val="nil"/>
              <w:right w:val="nil"/>
            </w:tcBorders>
            <w:shd w:val="clear" w:color="auto" w:fill="FF9B9B"/>
            <w:vAlign w:val="center"/>
          </w:tcPr>
          <w:p w14:paraId="6AA22D28" w14:textId="60C44156" w:rsidR="000973DB" w:rsidRPr="00962E3B" w:rsidRDefault="00242617" w:rsidP="003454CA">
            <w:pPr>
              <w:spacing w:after="80"/>
              <w:jc w:val="center"/>
              <w:rPr>
                <w:rFonts w:ascii="Arial" w:hAnsi="Arial" w:cs="Arial"/>
                <w:sz w:val="12"/>
                <w:szCs w:val="12"/>
              </w:rPr>
            </w:pPr>
            <w:ins w:id="42" w:author="Marija Cveevska" w:date="2023-09-17T18:51:00Z">
              <w:r>
                <w:rPr>
                  <w:rFonts w:ascii="Arial" w:hAnsi="Arial" w:cs="Arial"/>
                  <w:sz w:val="12"/>
                  <w:szCs w:val="12"/>
                </w:rPr>
                <w:t xml:space="preserve">82.8 </w:t>
              </w:r>
            </w:ins>
            <w:del w:id="43" w:author="Marija Cveevska" w:date="2023-09-17T18:51:00Z">
              <w:r w:rsidR="000973DB" w:rsidRPr="002E5C3C" w:rsidDel="00242617">
                <w:rPr>
                  <w:rFonts w:ascii="Arial" w:hAnsi="Arial" w:cs="Arial"/>
                  <w:sz w:val="12"/>
                  <w:szCs w:val="12"/>
                </w:rPr>
                <w:delText>0.106</w:delText>
              </w:r>
            </w:del>
          </w:p>
        </w:tc>
        <w:tc>
          <w:tcPr>
            <w:tcW w:w="784" w:type="dxa"/>
            <w:tcBorders>
              <w:top w:val="nil"/>
              <w:left w:val="nil"/>
              <w:bottom w:val="nil"/>
              <w:right w:val="nil"/>
            </w:tcBorders>
            <w:shd w:val="clear" w:color="auto" w:fill="FF9B9B"/>
            <w:vAlign w:val="center"/>
          </w:tcPr>
          <w:p w14:paraId="6AAB4A65" w14:textId="3884925D"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4851EFFD" w14:textId="25D43C87"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1CF50E2F" w14:textId="65C4D6FA"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7917B8B4" w14:textId="59194F0C"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6D823F02" w14:textId="77777777" w:rsidR="00242617" w:rsidRDefault="000973DB" w:rsidP="003454CA">
            <w:pPr>
              <w:spacing w:after="80"/>
              <w:jc w:val="center"/>
              <w:rPr>
                <w:ins w:id="44" w:author="Marija Cveevska" w:date="2023-09-17T18:53:00Z"/>
                <w:rFonts w:ascii="Arial" w:hAnsi="Arial" w:cs="Arial"/>
                <w:sz w:val="12"/>
                <w:szCs w:val="12"/>
              </w:rPr>
            </w:pPr>
            <w:del w:id="45" w:author="Marija Cveevska" w:date="2023-09-17T18:53:00Z">
              <w:r w:rsidRPr="002E5C3C" w:rsidDel="00242617">
                <w:rPr>
                  <w:rFonts w:ascii="Arial" w:hAnsi="Arial" w:cs="Arial"/>
                  <w:sz w:val="12"/>
                  <w:szCs w:val="12"/>
                </w:rPr>
                <w:delText>0.764</w:delText>
              </w:r>
            </w:del>
          </w:p>
          <w:p w14:paraId="43114DE3" w14:textId="038A58ED" w:rsidR="000973DB" w:rsidRPr="00962E3B" w:rsidRDefault="00242617" w:rsidP="003454CA">
            <w:pPr>
              <w:spacing w:after="80"/>
              <w:jc w:val="center"/>
              <w:rPr>
                <w:rFonts w:ascii="Arial" w:hAnsi="Arial" w:cs="Arial"/>
                <w:sz w:val="12"/>
                <w:szCs w:val="12"/>
              </w:rPr>
            </w:pPr>
            <w:ins w:id="46" w:author="Marija Cveevska" w:date="2023-09-17T18:53:00Z">
              <w:r>
                <w:rPr>
                  <w:rFonts w:ascii="Arial" w:hAnsi="Arial" w:cs="Arial"/>
                  <w:sz w:val="12"/>
                  <w:szCs w:val="12"/>
                </w:rPr>
                <w:t>76.415</w:t>
              </w:r>
            </w:ins>
          </w:p>
        </w:tc>
        <w:tc>
          <w:tcPr>
            <w:tcW w:w="771" w:type="dxa"/>
            <w:tcBorders>
              <w:top w:val="nil"/>
              <w:left w:val="nil"/>
              <w:bottom w:val="nil"/>
              <w:right w:val="nil"/>
            </w:tcBorders>
            <w:shd w:val="clear" w:color="auto" w:fill="85B6FF"/>
            <w:vAlign w:val="center"/>
          </w:tcPr>
          <w:p w14:paraId="24AE4B90" w14:textId="77777777" w:rsidR="00242617" w:rsidRDefault="000973DB" w:rsidP="003454CA">
            <w:pPr>
              <w:spacing w:after="80"/>
              <w:jc w:val="center"/>
              <w:rPr>
                <w:ins w:id="47" w:author="Marija Cveevska" w:date="2023-09-17T18:53:00Z"/>
                <w:rFonts w:ascii="Arial" w:hAnsi="Arial" w:cs="Arial"/>
                <w:sz w:val="12"/>
                <w:szCs w:val="12"/>
              </w:rPr>
            </w:pPr>
            <w:del w:id="48" w:author="Marija Cveevska" w:date="2023-09-17T18:53:00Z">
              <w:r w:rsidRPr="002E5C3C" w:rsidDel="00242617">
                <w:rPr>
                  <w:rFonts w:ascii="Arial" w:hAnsi="Arial" w:cs="Arial"/>
                  <w:sz w:val="12"/>
                  <w:szCs w:val="12"/>
                </w:rPr>
                <w:delText>0.85</w:delText>
              </w:r>
              <w:r w:rsidDel="00242617">
                <w:rPr>
                  <w:rFonts w:ascii="Arial" w:hAnsi="Arial" w:cs="Arial"/>
                  <w:sz w:val="12"/>
                  <w:szCs w:val="12"/>
                </w:rPr>
                <w:delText>5</w:delText>
              </w:r>
            </w:del>
          </w:p>
          <w:p w14:paraId="3A36329B" w14:textId="2F95E63C" w:rsidR="000973DB" w:rsidRPr="00962E3B" w:rsidRDefault="00242617" w:rsidP="003454CA">
            <w:pPr>
              <w:spacing w:after="80"/>
              <w:jc w:val="center"/>
              <w:rPr>
                <w:rFonts w:ascii="Arial" w:hAnsi="Arial" w:cs="Arial"/>
                <w:sz w:val="12"/>
                <w:szCs w:val="12"/>
              </w:rPr>
            </w:pPr>
            <w:ins w:id="49" w:author="Marija Cveevska" w:date="2023-09-17T18:53:00Z">
              <w:r>
                <w:rPr>
                  <w:rFonts w:ascii="Arial" w:hAnsi="Arial" w:cs="Arial"/>
                  <w:sz w:val="12"/>
                  <w:szCs w:val="12"/>
                </w:rPr>
                <w:t>85.488</w:t>
              </w:r>
            </w:ins>
          </w:p>
        </w:tc>
      </w:tr>
      <w:tr w:rsidR="000973DB" w14:paraId="6D8516F0" w14:textId="4C402785" w:rsidTr="003454CA">
        <w:trPr>
          <w:jc w:val="center"/>
        </w:trPr>
        <w:tc>
          <w:tcPr>
            <w:tcW w:w="988" w:type="dxa"/>
            <w:vMerge w:val="restart"/>
            <w:tcBorders>
              <w:top w:val="nil"/>
              <w:left w:val="nil"/>
              <w:bottom w:val="nil"/>
              <w:right w:val="nil"/>
            </w:tcBorders>
            <w:shd w:val="clear" w:color="auto" w:fill="FFBDBD"/>
            <w:vAlign w:val="center"/>
          </w:tcPr>
          <w:p w14:paraId="432B35FA" w14:textId="29FFBB6A"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BPFW</w:t>
            </w:r>
          </w:p>
        </w:tc>
        <w:tc>
          <w:tcPr>
            <w:tcW w:w="523" w:type="dxa"/>
            <w:tcBorders>
              <w:top w:val="nil"/>
              <w:left w:val="nil"/>
              <w:bottom w:val="nil"/>
              <w:right w:val="nil"/>
            </w:tcBorders>
            <w:shd w:val="clear" w:color="auto" w:fill="FFBDBD"/>
            <w:vAlign w:val="center"/>
          </w:tcPr>
          <w:p w14:paraId="6BC290AF" w14:textId="3A9CDA12"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BDBD"/>
            <w:vAlign w:val="center"/>
          </w:tcPr>
          <w:p w14:paraId="223573C0" w14:textId="555B59FF" w:rsidR="000973DB" w:rsidRPr="00962E3B" w:rsidRDefault="000973DB" w:rsidP="003454CA">
            <w:pPr>
              <w:spacing w:after="80"/>
              <w:jc w:val="center"/>
              <w:rPr>
                <w:rFonts w:ascii="Arial" w:hAnsi="Arial" w:cs="Arial"/>
                <w:sz w:val="12"/>
                <w:szCs w:val="12"/>
              </w:rPr>
            </w:pPr>
            <w:r>
              <w:rPr>
                <w:rFonts w:ascii="Arial" w:hAnsi="Arial" w:cs="Arial"/>
                <w:sz w:val="12"/>
                <w:szCs w:val="12"/>
              </w:rPr>
              <w:t>3</w:t>
            </w:r>
            <w:ins w:id="50" w:author="Marija Cveevska" w:date="2023-09-17T18:35:00Z">
              <w:r w:rsidR="00E9555F">
                <w:rPr>
                  <w:rFonts w:ascii="Arial" w:hAnsi="Arial" w:cs="Arial"/>
                  <w:sz w:val="12"/>
                  <w:szCs w:val="12"/>
                </w:rPr>
                <w:t>7</w:t>
              </w:r>
            </w:ins>
            <w:ins w:id="51" w:author="Marija Cveevska" w:date="2023-09-17T18:42:00Z">
              <w:r w:rsidR="00E9555F">
                <w:rPr>
                  <w:rFonts w:ascii="Arial" w:hAnsi="Arial" w:cs="Arial"/>
                  <w:sz w:val="12"/>
                  <w:szCs w:val="12"/>
                </w:rPr>
                <w:t xml:space="preserve"> </w:t>
              </w:r>
            </w:ins>
            <w:del w:id="52" w:author="Marija Cveevska" w:date="2023-09-17T18:35:00Z">
              <w:r w:rsidDel="00E9555F">
                <w:rPr>
                  <w:rFonts w:ascii="Arial" w:hAnsi="Arial" w:cs="Arial"/>
                  <w:sz w:val="12"/>
                  <w:szCs w:val="12"/>
                </w:rPr>
                <w:delText>2</w:delText>
              </w:r>
            </w:del>
          </w:p>
        </w:tc>
        <w:tc>
          <w:tcPr>
            <w:tcW w:w="866" w:type="dxa"/>
            <w:tcBorders>
              <w:top w:val="nil"/>
              <w:left w:val="nil"/>
              <w:bottom w:val="nil"/>
              <w:right w:val="nil"/>
            </w:tcBorders>
            <w:shd w:val="clear" w:color="auto" w:fill="FFBDBD"/>
            <w:vAlign w:val="center"/>
          </w:tcPr>
          <w:p w14:paraId="77A64F0F" w14:textId="2296ADAF" w:rsidR="000973DB" w:rsidRPr="00962E3B" w:rsidRDefault="00E9555F" w:rsidP="003454CA">
            <w:pPr>
              <w:spacing w:after="80"/>
              <w:jc w:val="center"/>
              <w:rPr>
                <w:rFonts w:ascii="Arial" w:hAnsi="Arial" w:cs="Arial"/>
                <w:sz w:val="12"/>
                <w:szCs w:val="12"/>
              </w:rPr>
            </w:pPr>
            <w:ins w:id="53" w:author="Marija Cveevska" w:date="2023-09-17T18:35:00Z">
              <w:r>
                <w:rPr>
                  <w:rFonts w:ascii="Arial" w:hAnsi="Arial" w:cs="Arial"/>
                  <w:sz w:val="12"/>
                  <w:szCs w:val="12"/>
                </w:rPr>
                <w:t>32.648</w:t>
              </w:r>
            </w:ins>
            <w:ins w:id="54" w:author="Marija Cveevska" w:date="2023-09-17T18:42:00Z">
              <w:r>
                <w:rPr>
                  <w:rFonts w:ascii="Arial" w:hAnsi="Arial" w:cs="Arial"/>
                  <w:sz w:val="12"/>
                  <w:szCs w:val="12"/>
                </w:rPr>
                <w:t xml:space="preserve"> </w:t>
              </w:r>
            </w:ins>
            <w:del w:id="55" w:author="Marija Cveevska" w:date="2023-09-17T18:35:00Z">
              <w:r w:rsidR="000973DB" w:rsidRPr="000973DB" w:rsidDel="00E9555F">
                <w:rPr>
                  <w:rFonts w:ascii="Arial" w:hAnsi="Arial" w:cs="Arial"/>
                  <w:sz w:val="12"/>
                  <w:szCs w:val="12"/>
                </w:rPr>
                <w:delText>0.0</w:delText>
              </w:r>
              <w:r w:rsidR="000973DB" w:rsidDel="00E9555F">
                <w:rPr>
                  <w:rFonts w:ascii="Arial" w:hAnsi="Arial" w:cs="Arial"/>
                  <w:sz w:val="12"/>
                  <w:szCs w:val="12"/>
                </w:rPr>
                <w:delText>20</w:delText>
              </w:r>
            </w:del>
          </w:p>
        </w:tc>
        <w:tc>
          <w:tcPr>
            <w:tcW w:w="784" w:type="dxa"/>
            <w:tcBorders>
              <w:top w:val="nil"/>
              <w:left w:val="nil"/>
              <w:bottom w:val="nil"/>
              <w:right w:val="nil"/>
            </w:tcBorders>
            <w:shd w:val="clear" w:color="auto" w:fill="FFBDBD"/>
            <w:vAlign w:val="center"/>
          </w:tcPr>
          <w:p w14:paraId="1D75A471" w14:textId="77777777" w:rsidR="00E9555F" w:rsidRDefault="000973DB" w:rsidP="003454CA">
            <w:pPr>
              <w:spacing w:after="80"/>
              <w:jc w:val="center"/>
              <w:rPr>
                <w:ins w:id="56" w:author="Marija Cveevska" w:date="2023-09-17T18:42:00Z"/>
                <w:rFonts w:ascii="Arial" w:hAnsi="Arial" w:cs="Arial"/>
                <w:sz w:val="12"/>
                <w:szCs w:val="12"/>
              </w:rPr>
            </w:pPr>
            <w:r w:rsidRPr="000973DB">
              <w:rPr>
                <w:rFonts w:ascii="Arial" w:hAnsi="Arial" w:cs="Arial"/>
                <w:sz w:val="12"/>
                <w:szCs w:val="12"/>
              </w:rPr>
              <w:t>11.0773</w:t>
            </w:r>
            <w:ins w:id="57" w:author="Marija Cveevska" w:date="2023-09-17T18:35:00Z">
              <w:r w:rsidR="00E9555F">
                <w:rPr>
                  <w:rFonts w:ascii="Arial" w:hAnsi="Arial" w:cs="Arial"/>
                  <w:sz w:val="12"/>
                  <w:szCs w:val="12"/>
                </w:rPr>
                <w:t>67</w:t>
              </w:r>
            </w:ins>
          </w:p>
          <w:p w14:paraId="4233E923" w14:textId="0417BB35" w:rsidR="000973DB" w:rsidRPr="00962E3B" w:rsidRDefault="000973DB" w:rsidP="003454CA">
            <w:pPr>
              <w:spacing w:after="80"/>
              <w:jc w:val="center"/>
              <w:rPr>
                <w:rFonts w:ascii="Arial" w:hAnsi="Arial" w:cs="Arial"/>
                <w:sz w:val="12"/>
                <w:szCs w:val="12"/>
              </w:rPr>
            </w:pPr>
            <w:del w:id="58" w:author="Marija Cveevska" w:date="2023-09-17T18:35:00Z">
              <w:r w:rsidRPr="000973DB" w:rsidDel="00E9555F">
                <w:rPr>
                  <w:rFonts w:ascii="Arial" w:hAnsi="Arial" w:cs="Arial"/>
                  <w:sz w:val="12"/>
                  <w:szCs w:val="12"/>
                </w:rPr>
                <w:delText>7</w:delText>
              </w:r>
              <w:r w:rsidDel="00E9555F">
                <w:rPr>
                  <w:rFonts w:ascii="Arial" w:hAnsi="Arial" w:cs="Arial"/>
                  <w:sz w:val="12"/>
                  <w:szCs w:val="12"/>
                </w:rPr>
                <w:delText>8</w:delText>
              </w:r>
            </w:del>
          </w:p>
        </w:tc>
        <w:tc>
          <w:tcPr>
            <w:tcW w:w="1110" w:type="dxa"/>
            <w:tcBorders>
              <w:top w:val="nil"/>
              <w:left w:val="nil"/>
              <w:bottom w:val="nil"/>
              <w:right w:val="nil"/>
            </w:tcBorders>
            <w:shd w:val="clear" w:color="auto" w:fill="FFBDBD"/>
            <w:vAlign w:val="center"/>
          </w:tcPr>
          <w:p w14:paraId="5C83B2C3" w14:textId="670F15A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678CA71C" w14:textId="1847FC11"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376D0C7E" w14:textId="6F2FB99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4ED57BC9" w14:textId="7C953B10" w:rsidR="000973DB" w:rsidRPr="00962E3B" w:rsidRDefault="000973DB" w:rsidP="003454CA">
            <w:pPr>
              <w:spacing w:after="80"/>
              <w:jc w:val="center"/>
              <w:rPr>
                <w:rFonts w:ascii="Arial" w:hAnsi="Arial" w:cs="Arial"/>
                <w:sz w:val="12"/>
                <w:szCs w:val="12"/>
              </w:rPr>
            </w:pPr>
            <w:del w:id="59" w:author="Marija Cveevska" w:date="2023-09-17T18:37:00Z">
              <w:r w:rsidRPr="000973DB" w:rsidDel="00E9555F">
                <w:rPr>
                  <w:rFonts w:ascii="Arial" w:hAnsi="Arial" w:cs="Arial"/>
                  <w:sz w:val="12"/>
                  <w:szCs w:val="12"/>
                </w:rPr>
                <w:delText>0.764</w:delText>
              </w:r>
            </w:del>
            <w:ins w:id="60" w:author="Marija Cveevska" w:date="2023-09-17T18:42:00Z">
              <w:r w:rsidR="00E9555F">
                <w:rPr>
                  <w:rFonts w:ascii="Arial" w:hAnsi="Arial" w:cs="Arial"/>
                  <w:sz w:val="12"/>
                  <w:szCs w:val="12"/>
                </w:rPr>
                <w:t xml:space="preserve"> </w:t>
              </w:r>
            </w:ins>
            <w:ins w:id="61" w:author="Marija Cveevska" w:date="2023-09-17T18:37:00Z">
              <w:r w:rsidR="00E9555F">
                <w:rPr>
                  <w:rFonts w:ascii="Arial" w:hAnsi="Arial" w:cs="Arial"/>
                  <w:sz w:val="12"/>
                  <w:szCs w:val="12"/>
                </w:rPr>
                <w:t>76.</w:t>
              </w:r>
            </w:ins>
            <w:ins w:id="62" w:author="Marija Cveevska" w:date="2023-09-17T18:38:00Z">
              <w:r w:rsidR="00E9555F">
                <w:rPr>
                  <w:rFonts w:ascii="Arial" w:hAnsi="Arial" w:cs="Arial"/>
                  <w:sz w:val="12"/>
                  <w:szCs w:val="12"/>
                </w:rPr>
                <w:t>415</w:t>
              </w:r>
            </w:ins>
          </w:p>
        </w:tc>
        <w:tc>
          <w:tcPr>
            <w:tcW w:w="771" w:type="dxa"/>
            <w:tcBorders>
              <w:top w:val="nil"/>
              <w:left w:val="nil"/>
              <w:bottom w:val="nil"/>
              <w:right w:val="nil"/>
            </w:tcBorders>
            <w:shd w:val="clear" w:color="auto" w:fill="AFCFFF"/>
            <w:vAlign w:val="center"/>
          </w:tcPr>
          <w:p w14:paraId="5438F088" w14:textId="4FF888D0" w:rsidR="000973DB" w:rsidRPr="00962E3B" w:rsidRDefault="000973DB" w:rsidP="003454CA">
            <w:pPr>
              <w:spacing w:after="80"/>
              <w:jc w:val="center"/>
              <w:rPr>
                <w:rFonts w:ascii="Arial" w:hAnsi="Arial" w:cs="Arial"/>
                <w:sz w:val="12"/>
                <w:szCs w:val="12"/>
              </w:rPr>
            </w:pPr>
            <w:del w:id="63" w:author="Marija Cveevska" w:date="2023-09-17T18:38:00Z">
              <w:r w:rsidRPr="000973DB" w:rsidDel="00E9555F">
                <w:rPr>
                  <w:rFonts w:ascii="Arial" w:hAnsi="Arial" w:cs="Arial"/>
                  <w:sz w:val="12"/>
                  <w:szCs w:val="12"/>
                </w:rPr>
                <w:delText>0.85</w:delText>
              </w:r>
              <w:r w:rsidDel="00E9555F">
                <w:rPr>
                  <w:rFonts w:ascii="Arial" w:hAnsi="Arial" w:cs="Arial"/>
                  <w:sz w:val="12"/>
                  <w:szCs w:val="12"/>
                </w:rPr>
                <w:delText>5</w:delText>
              </w:r>
            </w:del>
            <w:ins w:id="64" w:author="Marija Cveevska" w:date="2023-09-17T18:42:00Z">
              <w:r w:rsidR="00E9555F">
                <w:rPr>
                  <w:rFonts w:ascii="Arial" w:hAnsi="Arial" w:cs="Arial"/>
                  <w:sz w:val="12"/>
                  <w:szCs w:val="12"/>
                </w:rPr>
                <w:t xml:space="preserve"> </w:t>
              </w:r>
            </w:ins>
            <w:ins w:id="65" w:author="Marija Cveevska" w:date="2023-09-17T18:38:00Z">
              <w:r w:rsidR="00E9555F">
                <w:rPr>
                  <w:rFonts w:ascii="Arial" w:hAnsi="Arial" w:cs="Arial"/>
                  <w:sz w:val="12"/>
                  <w:szCs w:val="12"/>
                </w:rPr>
                <w:t>85.488</w:t>
              </w:r>
            </w:ins>
          </w:p>
        </w:tc>
      </w:tr>
      <w:tr w:rsidR="000973DB" w14:paraId="3DF470BF" w14:textId="27707BBB" w:rsidTr="003454CA">
        <w:trPr>
          <w:jc w:val="center"/>
        </w:trPr>
        <w:tc>
          <w:tcPr>
            <w:tcW w:w="988" w:type="dxa"/>
            <w:vMerge/>
            <w:tcBorders>
              <w:top w:val="nil"/>
              <w:left w:val="nil"/>
              <w:bottom w:val="nil"/>
              <w:right w:val="nil"/>
            </w:tcBorders>
            <w:shd w:val="clear" w:color="auto" w:fill="FFBDBD"/>
            <w:vAlign w:val="center"/>
          </w:tcPr>
          <w:p w14:paraId="25CDD4DF"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646C4733" w14:textId="0CD141EB"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BDBD"/>
            <w:vAlign w:val="center"/>
          </w:tcPr>
          <w:p w14:paraId="28F467B7" w14:textId="42D27DF8" w:rsidR="000973DB" w:rsidRPr="00962E3B" w:rsidRDefault="00E9555F" w:rsidP="003454CA">
            <w:pPr>
              <w:spacing w:after="80"/>
              <w:jc w:val="center"/>
              <w:rPr>
                <w:rFonts w:ascii="Arial" w:hAnsi="Arial" w:cs="Arial"/>
                <w:sz w:val="12"/>
                <w:szCs w:val="12"/>
              </w:rPr>
            </w:pPr>
            <w:ins w:id="66" w:author="Marija Cveevska" w:date="2023-09-17T18:41:00Z">
              <w:r>
                <w:rPr>
                  <w:rFonts w:ascii="Arial" w:hAnsi="Arial" w:cs="Arial"/>
                  <w:sz w:val="12"/>
                  <w:szCs w:val="12"/>
                </w:rPr>
                <w:t>47</w:t>
              </w:r>
            </w:ins>
            <w:ins w:id="67" w:author="Marija Cveevska" w:date="2023-09-17T18:42:00Z">
              <w:r>
                <w:rPr>
                  <w:rFonts w:ascii="Arial" w:hAnsi="Arial" w:cs="Arial"/>
                  <w:sz w:val="12"/>
                  <w:szCs w:val="12"/>
                </w:rPr>
                <w:t xml:space="preserve"> </w:t>
              </w:r>
            </w:ins>
            <w:del w:id="68" w:author="Marija Cveevska" w:date="2023-09-17T18:41:00Z">
              <w:r w:rsidR="000973DB" w:rsidDel="00E9555F">
                <w:rPr>
                  <w:rFonts w:ascii="Arial" w:hAnsi="Arial" w:cs="Arial"/>
                  <w:sz w:val="12"/>
                  <w:szCs w:val="12"/>
                </w:rPr>
                <w:delText>50</w:delText>
              </w:r>
            </w:del>
          </w:p>
        </w:tc>
        <w:tc>
          <w:tcPr>
            <w:tcW w:w="866" w:type="dxa"/>
            <w:tcBorders>
              <w:top w:val="nil"/>
              <w:left w:val="nil"/>
              <w:bottom w:val="nil"/>
              <w:right w:val="nil"/>
            </w:tcBorders>
            <w:shd w:val="clear" w:color="auto" w:fill="FFBDBD"/>
            <w:vAlign w:val="center"/>
          </w:tcPr>
          <w:p w14:paraId="433B9872" w14:textId="28AD859E" w:rsidR="000973DB" w:rsidRPr="00962E3B" w:rsidRDefault="00E9555F" w:rsidP="003454CA">
            <w:pPr>
              <w:spacing w:after="80"/>
              <w:jc w:val="center"/>
              <w:rPr>
                <w:rFonts w:ascii="Arial" w:hAnsi="Arial" w:cs="Arial"/>
                <w:sz w:val="12"/>
                <w:szCs w:val="12"/>
              </w:rPr>
            </w:pPr>
            <w:ins w:id="69" w:author="Marija Cveevska" w:date="2023-09-17T18:41:00Z">
              <w:r>
                <w:rPr>
                  <w:rFonts w:ascii="Arial" w:hAnsi="Arial" w:cs="Arial"/>
                  <w:sz w:val="12"/>
                  <w:szCs w:val="12"/>
                </w:rPr>
                <w:t>34.906</w:t>
              </w:r>
            </w:ins>
            <w:ins w:id="70" w:author="Marija Cveevska" w:date="2023-09-17T18:42:00Z">
              <w:r>
                <w:rPr>
                  <w:rFonts w:ascii="Arial" w:hAnsi="Arial" w:cs="Arial"/>
                  <w:sz w:val="12"/>
                  <w:szCs w:val="12"/>
                </w:rPr>
                <w:t xml:space="preserve"> </w:t>
              </w:r>
            </w:ins>
            <w:del w:id="71" w:author="Marija Cveevska" w:date="2023-09-17T18:40:00Z">
              <w:r w:rsidR="000973DB" w:rsidRPr="002E5C3C" w:rsidDel="00E9555F">
                <w:rPr>
                  <w:rFonts w:ascii="Arial" w:hAnsi="Arial" w:cs="Arial"/>
                  <w:sz w:val="12"/>
                  <w:szCs w:val="12"/>
                </w:rPr>
                <w:delText>0.03</w:delText>
              </w:r>
              <w:r w:rsidR="000973DB" w:rsidDel="00E9555F">
                <w:rPr>
                  <w:rFonts w:ascii="Arial" w:hAnsi="Arial" w:cs="Arial"/>
                  <w:sz w:val="12"/>
                  <w:szCs w:val="12"/>
                </w:rPr>
                <w:delText>6</w:delText>
              </w:r>
            </w:del>
          </w:p>
        </w:tc>
        <w:tc>
          <w:tcPr>
            <w:tcW w:w="784" w:type="dxa"/>
            <w:tcBorders>
              <w:top w:val="nil"/>
              <w:left w:val="nil"/>
              <w:bottom w:val="nil"/>
              <w:right w:val="nil"/>
            </w:tcBorders>
            <w:shd w:val="clear" w:color="auto" w:fill="FFBDBD"/>
            <w:vAlign w:val="center"/>
          </w:tcPr>
          <w:p w14:paraId="60541365" w14:textId="50B20024"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78FC8F" w14:textId="20AE6C1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7310C222" w14:textId="4B782643"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156AD184" w14:textId="3AFA570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5E88D428" w14:textId="77777777" w:rsidR="00242617" w:rsidRDefault="000973DB" w:rsidP="003454CA">
            <w:pPr>
              <w:spacing w:after="80"/>
              <w:jc w:val="center"/>
              <w:rPr>
                <w:ins w:id="72" w:author="Marija Cveevska" w:date="2023-09-17T18:50:00Z"/>
                <w:rFonts w:ascii="Arial" w:hAnsi="Arial" w:cs="Arial"/>
                <w:sz w:val="12"/>
                <w:szCs w:val="12"/>
              </w:rPr>
            </w:pPr>
            <w:del w:id="73" w:author="Marija Cveevska" w:date="2023-09-17T18:50:00Z">
              <w:r w:rsidRPr="002E5C3C" w:rsidDel="00242617">
                <w:rPr>
                  <w:rFonts w:ascii="Arial" w:hAnsi="Arial" w:cs="Arial"/>
                  <w:sz w:val="12"/>
                  <w:szCs w:val="12"/>
                </w:rPr>
                <w:delText>0.764</w:delText>
              </w:r>
            </w:del>
          </w:p>
          <w:p w14:paraId="2436CFDE" w14:textId="0134B823" w:rsidR="000973DB" w:rsidRPr="00962E3B" w:rsidRDefault="00242617" w:rsidP="003454CA">
            <w:pPr>
              <w:spacing w:after="80"/>
              <w:jc w:val="center"/>
              <w:rPr>
                <w:rFonts w:ascii="Arial" w:hAnsi="Arial" w:cs="Arial"/>
                <w:sz w:val="12"/>
                <w:szCs w:val="12"/>
              </w:rPr>
            </w:pPr>
            <w:ins w:id="74" w:author="Marija Cveevska" w:date="2023-09-17T18:50:00Z">
              <w:r>
                <w:rPr>
                  <w:rFonts w:ascii="Arial" w:hAnsi="Arial" w:cs="Arial"/>
                  <w:sz w:val="12"/>
                  <w:szCs w:val="12"/>
                </w:rPr>
                <w:t>76.415</w:t>
              </w:r>
            </w:ins>
          </w:p>
        </w:tc>
        <w:tc>
          <w:tcPr>
            <w:tcW w:w="771" w:type="dxa"/>
            <w:tcBorders>
              <w:top w:val="nil"/>
              <w:left w:val="nil"/>
              <w:bottom w:val="nil"/>
              <w:right w:val="nil"/>
            </w:tcBorders>
            <w:shd w:val="clear" w:color="auto" w:fill="AFCFFF"/>
            <w:vAlign w:val="center"/>
          </w:tcPr>
          <w:p w14:paraId="6533AA1C" w14:textId="77777777" w:rsidR="00242617" w:rsidRDefault="000973DB" w:rsidP="003454CA">
            <w:pPr>
              <w:spacing w:after="80"/>
              <w:jc w:val="center"/>
              <w:rPr>
                <w:ins w:id="75" w:author="Marija Cveevska" w:date="2023-09-17T18:50:00Z"/>
                <w:rFonts w:ascii="Arial" w:hAnsi="Arial" w:cs="Arial"/>
                <w:sz w:val="12"/>
                <w:szCs w:val="12"/>
              </w:rPr>
            </w:pPr>
            <w:del w:id="76" w:author="Marija Cveevska" w:date="2023-09-17T18:50:00Z">
              <w:r w:rsidRPr="002E5C3C" w:rsidDel="00242617">
                <w:rPr>
                  <w:rFonts w:ascii="Arial" w:hAnsi="Arial" w:cs="Arial"/>
                  <w:sz w:val="12"/>
                  <w:szCs w:val="12"/>
                </w:rPr>
                <w:delText>0.85</w:delText>
              </w:r>
              <w:r w:rsidDel="00242617">
                <w:rPr>
                  <w:rFonts w:ascii="Arial" w:hAnsi="Arial" w:cs="Arial"/>
                  <w:sz w:val="12"/>
                  <w:szCs w:val="12"/>
                </w:rPr>
                <w:delText>5</w:delText>
              </w:r>
            </w:del>
          </w:p>
          <w:p w14:paraId="2147851C" w14:textId="49BCA5DB" w:rsidR="000973DB" w:rsidRPr="00962E3B" w:rsidRDefault="00242617" w:rsidP="003454CA">
            <w:pPr>
              <w:spacing w:after="80"/>
              <w:jc w:val="center"/>
              <w:rPr>
                <w:rFonts w:ascii="Arial" w:hAnsi="Arial" w:cs="Arial"/>
                <w:sz w:val="12"/>
                <w:szCs w:val="12"/>
              </w:rPr>
            </w:pPr>
            <w:ins w:id="77" w:author="Marija Cveevska" w:date="2023-09-17T18:50:00Z">
              <w:r>
                <w:rPr>
                  <w:rFonts w:ascii="Arial" w:hAnsi="Arial" w:cs="Arial"/>
                  <w:sz w:val="12"/>
                  <w:szCs w:val="12"/>
                </w:rPr>
                <w:t>85.488</w:t>
              </w:r>
            </w:ins>
          </w:p>
        </w:tc>
      </w:tr>
      <w:tr w:rsidR="000973DB" w14:paraId="427FA89F" w14:textId="4FCA4449" w:rsidTr="003454CA">
        <w:trPr>
          <w:jc w:val="center"/>
        </w:trPr>
        <w:tc>
          <w:tcPr>
            <w:tcW w:w="988" w:type="dxa"/>
            <w:vMerge/>
            <w:tcBorders>
              <w:top w:val="nil"/>
              <w:left w:val="nil"/>
              <w:bottom w:val="nil"/>
              <w:right w:val="nil"/>
            </w:tcBorders>
            <w:shd w:val="clear" w:color="auto" w:fill="FFBDBD"/>
            <w:vAlign w:val="center"/>
          </w:tcPr>
          <w:p w14:paraId="65962747"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4C6DAB1B" w14:textId="5AB9EA6D"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2649FC42" w14:textId="6385AE95" w:rsidR="000973DB" w:rsidRPr="00962E3B" w:rsidRDefault="000973DB" w:rsidP="003454CA">
            <w:pPr>
              <w:spacing w:after="80"/>
              <w:jc w:val="center"/>
              <w:rPr>
                <w:rFonts w:ascii="Arial" w:hAnsi="Arial" w:cs="Arial"/>
                <w:sz w:val="12"/>
                <w:szCs w:val="12"/>
              </w:rPr>
            </w:pPr>
            <w:r>
              <w:rPr>
                <w:rFonts w:ascii="Arial" w:hAnsi="Arial" w:cs="Arial"/>
                <w:sz w:val="12"/>
                <w:szCs w:val="12"/>
              </w:rPr>
              <w:t>6</w:t>
            </w:r>
            <w:ins w:id="78" w:author="Marija Cveevska" w:date="2023-09-17T18:52:00Z">
              <w:r w:rsidR="00242617">
                <w:rPr>
                  <w:rFonts w:ascii="Arial" w:hAnsi="Arial" w:cs="Arial"/>
                  <w:sz w:val="12"/>
                  <w:szCs w:val="12"/>
                </w:rPr>
                <w:t xml:space="preserve">2 </w:t>
              </w:r>
            </w:ins>
            <w:del w:id="79" w:author="Marija Cveevska" w:date="2023-09-17T18:52:00Z">
              <w:r w:rsidDel="00242617">
                <w:rPr>
                  <w:rFonts w:ascii="Arial" w:hAnsi="Arial" w:cs="Arial"/>
                  <w:sz w:val="12"/>
                  <w:szCs w:val="12"/>
                </w:rPr>
                <w:delText>6</w:delText>
              </w:r>
            </w:del>
          </w:p>
        </w:tc>
        <w:tc>
          <w:tcPr>
            <w:tcW w:w="866" w:type="dxa"/>
            <w:tcBorders>
              <w:top w:val="nil"/>
              <w:left w:val="nil"/>
              <w:bottom w:val="nil"/>
              <w:right w:val="nil"/>
            </w:tcBorders>
            <w:shd w:val="clear" w:color="auto" w:fill="FFBDBD"/>
            <w:vAlign w:val="center"/>
          </w:tcPr>
          <w:p w14:paraId="7F5F3475" w14:textId="63A6901F" w:rsidR="000973DB" w:rsidRPr="00962E3B" w:rsidRDefault="00242617" w:rsidP="003454CA">
            <w:pPr>
              <w:spacing w:after="80"/>
              <w:jc w:val="center"/>
              <w:rPr>
                <w:rFonts w:ascii="Arial" w:hAnsi="Arial" w:cs="Arial"/>
                <w:sz w:val="12"/>
                <w:szCs w:val="12"/>
              </w:rPr>
            </w:pPr>
            <w:ins w:id="80" w:author="Marija Cveevska" w:date="2023-09-17T18:52:00Z">
              <w:r>
                <w:rPr>
                  <w:rFonts w:ascii="Arial" w:hAnsi="Arial" w:cs="Arial"/>
                  <w:sz w:val="12"/>
                  <w:szCs w:val="12"/>
                </w:rPr>
                <w:t xml:space="preserve">43.881 </w:t>
              </w:r>
            </w:ins>
            <w:del w:id="81" w:author="Marija Cveevska" w:date="2023-09-17T18:52:00Z">
              <w:r w:rsidR="000973DB" w:rsidRPr="002E5C3C" w:rsidDel="00242617">
                <w:rPr>
                  <w:rFonts w:ascii="Arial" w:hAnsi="Arial" w:cs="Arial"/>
                  <w:sz w:val="12"/>
                  <w:szCs w:val="12"/>
                </w:rPr>
                <w:delText>0.067</w:delText>
              </w:r>
            </w:del>
          </w:p>
        </w:tc>
        <w:tc>
          <w:tcPr>
            <w:tcW w:w="784" w:type="dxa"/>
            <w:tcBorders>
              <w:top w:val="nil"/>
              <w:left w:val="nil"/>
              <w:bottom w:val="nil"/>
              <w:right w:val="nil"/>
            </w:tcBorders>
            <w:shd w:val="clear" w:color="auto" w:fill="FFBDBD"/>
            <w:vAlign w:val="center"/>
          </w:tcPr>
          <w:p w14:paraId="026C6D76" w14:textId="728961F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AFEC36" w14:textId="30A2DAA9"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3BA9660F" w14:textId="5B60B25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2CA7F571" w14:textId="30E96EF3"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3226BFDA" w14:textId="77777777" w:rsidR="00242617" w:rsidRDefault="000973DB" w:rsidP="003454CA">
            <w:pPr>
              <w:spacing w:after="80"/>
              <w:jc w:val="center"/>
              <w:rPr>
                <w:ins w:id="82" w:author="Marija Cveevska" w:date="2023-09-17T18:53:00Z"/>
                <w:rFonts w:ascii="Arial" w:hAnsi="Arial" w:cs="Arial"/>
                <w:sz w:val="12"/>
                <w:szCs w:val="12"/>
              </w:rPr>
            </w:pPr>
            <w:del w:id="83" w:author="Marija Cveevska" w:date="2023-09-17T18:53:00Z">
              <w:r w:rsidRPr="002E5C3C" w:rsidDel="00242617">
                <w:rPr>
                  <w:rFonts w:ascii="Arial" w:hAnsi="Arial" w:cs="Arial"/>
                  <w:sz w:val="12"/>
                  <w:szCs w:val="12"/>
                </w:rPr>
                <w:delText>0.764</w:delText>
              </w:r>
            </w:del>
          </w:p>
          <w:p w14:paraId="27391C3A" w14:textId="514DD665" w:rsidR="000973DB" w:rsidRPr="00962E3B" w:rsidRDefault="00242617" w:rsidP="003454CA">
            <w:pPr>
              <w:spacing w:after="80"/>
              <w:jc w:val="center"/>
              <w:rPr>
                <w:rFonts w:ascii="Arial" w:hAnsi="Arial" w:cs="Arial"/>
                <w:sz w:val="12"/>
                <w:szCs w:val="12"/>
              </w:rPr>
            </w:pPr>
            <w:ins w:id="84" w:author="Marija Cveevska" w:date="2023-09-17T18:53:00Z">
              <w:r>
                <w:rPr>
                  <w:rFonts w:ascii="Arial" w:hAnsi="Arial" w:cs="Arial"/>
                  <w:sz w:val="12"/>
                  <w:szCs w:val="12"/>
                </w:rPr>
                <w:t>76.415</w:t>
              </w:r>
            </w:ins>
          </w:p>
        </w:tc>
        <w:tc>
          <w:tcPr>
            <w:tcW w:w="771" w:type="dxa"/>
            <w:tcBorders>
              <w:top w:val="nil"/>
              <w:left w:val="nil"/>
              <w:bottom w:val="nil"/>
              <w:right w:val="nil"/>
            </w:tcBorders>
            <w:shd w:val="clear" w:color="auto" w:fill="AFCFFF"/>
            <w:vAlign w:val="center"/>
          </w:tcPr>
          <w:p w14:paraId="31EDECBF" w14:textId="77777777" w:rsidR="00242617" w:rsidRDefault="000973DB" w:rsidP="003454CA">
            <w:pPr>
              <w:spacing w:after="80"/>
              <w:jc w:val="center"/>
              <w:rPr>
                <w:ins w:id="85" w:author="Marija Cveevska" w:date="2023-09-17T18:53:00Z"/>
                <w:rFonts w:ascii="Arial" w:hAnsi="Arial" w:cs="Arial"/>
                <w:sz w:val="12"/>
                <w:szCs w:val="12"/>
              </w:rPr>
            </w:pPr>
            <w:del w:id="86" w:author="Marija Cveevska" w:date="2023-09-17T18:53:00Z">
              <w:r w:rsidRPr="002E5C3C" w:rsidDel="00242617">
                <w:rPr>
                  <w:rFonts w:ascii="Arial" w:hAnsi="Arial" w:cs="Arial"/>
                  <w:sz w:val="12"/>
                  <w:szCs w:val="12"/>
                </w:rPr>
                <w:delText>0.85</w:delText>
              </w:r>
              <w:r w:rsidDel="00242617">
                <w:rPr>
                  <w:rFonts w:ascii="Arial" w:hAnsi="Arial" w:cs="Arial"/>
                  <w:sz w:val="12"/>
                  <w:szCs w:val="12"/>
                </w:rPr>
                <w:delText>5</w:delText>
              </w:r>
            </w:del>
          </w:p>
          <w:p w14:paraId="1DAA7871" w14:textId="5915BC84" w:rsidR="000973DB" w:rsidRPr="00962E3B" w:rsidRDefault="00242617" w:rsidP="003454CA">
            <w:pPr>
              <w:spacing w:after="80"/>
              <w:jc w:val="center"/>
              <w:rPr>
                <w:rFonts w:ascii="Arial" w:hAnsi="Arial" w:cs="Arial"/>
                <w:sz w:val="12"/>
                <w:szCs w:val="12"/>
              </w:rPr>
            </w:pPr>
            <w:ins w:id="87" w:author="Marija Cveevska" w:date="2023-09-17T18:53:00Z">
              <w:r>
                <w:rPr>
                  <w:rFonts w:ascii="Arial" w:hAnsi="Arial" w:cs="Arial"/>
                  <w:sz w:val="12"/>
                  <w:szCs w:val="12"/>
                </w:rPr>
                <w:t>85.488</w:t>
              </w:r>
            </w:ins>
          </w:p>
        </w:tc>
      </w:tr>
      <w:tr w:rsidR="000973DB" w14:paraId="4390A470" w14:textId="2FDB4B50" w:rsidTr="003454CA">
        <w:trPr>
          <w:jc w:val="center"/>
        </w:trPr>
        <w:tc>
          <w:tcPr>
            <w:tcW w:w="988" w:type="dxa"/>
            <w:vMerge w:val="restart"/>
            <w:tcBorders>
              <w:top w:val="nil"/>
              <w:left w:val="nil"/>
              <w:bottom w:val="nil"/>
              <w:right w:val="nil"/>
            </w:tcBorders>
            <w:shd w:val="clear" w:color="auto" w:fill="FFE1E1"/>
            <w:vAlign w:val="center"/>
          </w:tcPr>
          <w:p w14:paraId="3674BAEC" w14:textId="68A960DC"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(1+ε)-approx.</w:t>
            </w:r>
          </w:p>
        </w:tc>
        <w:tc>
          <w:tcPr>
            <w:tcW w:w="523" w:type="dxa"/>
            <w:tcBorders>
              <w:top w:val="nil"/>
              <w:left w:val="nil"/>
              <w:bottom w:val="nil"/>
              <w:right w:val="nil"/>
            </w:tcBorders>
            <w:shd w:val="clear" w:color="auto" w:fill="FFE1E1"/>
            <w:vAlign w:val="center"/>
          </w:tcPr>
          <w:p w14:paraId="3733BD70" w14:textId="017696FE"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E1E1"/>
            <w:vAlign w:val="center"/>
          </w:tcPr>
          <w:p w14:paraId="56F73306" w14:textId="3D6FCA53" w:rsidR="000973DB" w:rsidRPr="00962E3B" w:rsidRDefault="000973DB" w:rsidP="003454CA">
            <w:pPr>
              <w:spacing w:after="80"/>
              <w:jc w:val="center"/>
              <w:rPr>
                <w:rFonts w:ascii="Arial" w:hAnsi="Arial" w:cs="Arial"/>
                <w:sz w:val="12"/>
                <w:szCs w:val="12"/>
              </w:rPr>
            </w:pPr>
            <w:r>
              <w:rPr>
                <w:rFonts w:ascii="Arial" w:hAnsi="Arial" w:cs="Arial"/>
                <w:sz w:val="12"/>
                <w:szCs w:val="12"/>
              </w:rPr>
              <w:t>4</w:t>
            </w:r>
          </w:p>
        </w:tc>
        <w:tc>
          <w:tcPr>
            <w:tcW w:w="866" w:type="dxa"/>
            <w:tcBorders>
              <w:top w:val="nil"/>
              <w:left w:val="nil"/>
              <w:bottom w:val="nil"/>
              <w:right w:val="nil"/>
            </w:tcBorders>
            <w:shd w:val="clear" w:color="auto" w:fill="FFE1E1"/>
            <w:vAlign w:val="center"/>
          </w:tcPr>
          <w:p w14:paraId="4BB8F4BB" w14:textId="77777777" w:rsidR="00E9555F" w:rsidRDefault="000973DB" w:rsidP="003454CA">
            <w:pPr>
              <w:spacing w:after="80"/>
              <w:jc w:val="center"/>
              <w:rPr>
                <w:ins w:id="88" w:author="Marija Cveevska" w:date="2023-09-17T18:42:00Z"/>
                <w:rFonts w:ascii="Arial" w:hAnsi="Arial" w:cs="Arial"/>
                <w:sz w:val="12"/>
                <w:szCs w:val="12"/>
              </w:rPr>
            </w:pPr>
            <w:r w:rsidRPr="000973DB">
              <w:rPr>
                <w:rFonts w:ascii="Arial" w:hAnsi="Arial" w:cs="Arial"/>
                <w:sz w:val="12"/>
                <w:szCs w:val="12"/>
              </w:rPr>
              <w:t>0.</w:t>
            </w:r>
            <w:ins w:id="89" w:author="Marija Cveevska" w:date="2023-09-17T18:36:00Z">
              <w:r w:rsidR="00E9555F">
                <w:rPr>
                  <w:rFonts w:ascii="Arial" w:hAnsi="Arial" w:cs="Arial"/>
                  <w:sz w:val="12"/>
                  <w:szCs w:val="12"/>
                </w:rPr>
                <w:t>998</w:t>
              </w:r>
            </w:ins>
          </w:p>
          <w:p w14:paraId="646D5601" w14:textId="49EAB1EF" w:rsidR="000973DB" w:rsidRPr="00962E3B" w:rsidRDefault="000973DB" w:rsidP="003454CA">
            <w:pPr>
              <w:spacing w:after="80"/>
              <w:jc w:val="center"/>
              <w:rPr>
                <w:rFonts w:ascii="Arial" w:hAnsi="Arial" w:cs="Arial"/>
                <w:sz w:val="12"/>
                <w:szCs w:val="12"/>
              </w:rPr>
            </w:pPr>
            <w:del w:id="90" w:author="Marija Cveevska" w:date="2023-09-17T18:36:00Z">
              <w:r w:rsidRPr="000973DB" w:rsidDel="00E9555F">
                <w:rPr>
                  <w:rFonts w:ascii="Arial" w:hAnsi="Arial" w:cs="Arial"/>
                  <w:sz w:val="12"/>
                  <w:szCs w:val="12"/>
                </w:rPr>
                <w:delText>001</w:delText>
              </w:r>
            </w:del>
          </w:p>
        </w:tc>
        <w:tc>
          <w:tcPr>
            <w:tcW w:w="784" w:type="dxa"/>
            <w:tcBorders>
              <w:top w:val="nil"/>
              <w:left w:val="nil"/>
              <w:bottom w:val="nil"/>
              <w:right w:val="nil"/>
            </w:tcBorders>
            <w:shd w:val="clear" w:color="auto" w:fill="FFE1E1"/>
            <w:vAlign w:val="center"/>
          </w:tcPr>
          <w:p w14:paraId="5189429F" w14:textId="037FF6F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11.758557</w:t>
            </w:r>
          </w:p>
        </w:tc>
        <w:tc>
          <w:tcPr>
            <w:tcW w:w="1110" w:type="dxa"/>
            <w:tcBorders>
              <w:top w:val="nil"/>
              <w:left w:val="nil"/>
              <w:bottom w:val="nil"/>
              <w:right w:val="nil"/>
            </w:tcBorders>
            <w:shd w:val="clear" w:color="auto" w:fill="FFE1E1"/>
            <w:vAlign w:val="center"/>
          </w:tcPr>
          <w:p w14:paraId="19CDBAEF" w14:textId="04B1949E"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443" w:type="dxa"/>
            <w:tcBorders>
              <w:top w:val="nil"/>
              <w:left w:val="nil"/>
              <w:bottom w:val="nil"/>
              <w:right w:val="nil"/>
            </w:tcBorders>
            <w:shd w:val="clear" w:color="auto" w:fill="D5E6FF"/>
            <w:vAlign w:val="center"/>
          </w:tcPr>
          <w:p w14:paraId="1DE68E95" w14:textId="6D22C46D" w:rsidR="000973DB" w:rsidRPr="00962E3B" w:rsidRDefault="000973DB" w:rsidP="003454CA">
            <w:pPr>
              <w:spacing w:after="80"/>
              <w:jc w:val="center"/>
              <w:rPr>
                <w:rFonts w:ascii="Arial" w:hAnsi="Arial" w:cs="Arial"/>
                <w:sz w:val="12"/>
                <w:szCs w:val="12"/>
              </w:rPr>
            </w:pPr>
            <w:r>
              <w:rPr>
                <w:rFonts w:ascii="Arial" w:hAnsi="Arial" w:cs="Arial"/>
                <w:sz w:val="12"/>
                <w:szCs w:val="12"/>
              </w:rPr>
              <w:t>59</w:t>
            </w:r>
          </w:p>
        </w:tc>
        <w:tc>
          <w:tcPr>
            <w:tcW w:w="437" w:type="dxa"/>
            <w:tcBorders>
              <w:top w:val="nil"/>
              <w:left w:val="nil"/>
              <w:bottom w:val="nil"/>
              <w:right w:val="nil"/>
            </w:tcBorders>
            <w:shd w:val="clear" w:color="auto" w:fill="D5E6FF"/>
            <w:vAlign w:val="center"/>
          </w:tcPr>
          <w:p w14:paraId="4E0226A0" w14:textId="4421A176" w:rsidR="000973DB" w:rsidRPr="00962E3B" w:rsidRDefault="000973DB" w:rsidP="003454CA">
            <w:pPr>
              <w:spacing w:after="80"/>
              <w:jc w:val="center"/>
              <w:rPr>
                <w:rFonts w:ascii="Arial" w:hAnsi="Arial" w:cs="Arial"/>
                <w:sz w:val="12"/>
                <w:szCs w:val="12"/>
              </w:rPr>
            </w:pPr>
            <w:r>
              <w:rPr>
                <w:rFonts w:ascii="Arial" w:hAnsi="Arial" w:cs="Arial"/>
                <w:sz w:val="12"/>
                <w:szCs w:val="12"/>
              </w:rPr>
              <w:t>3</w:t>
            </w:r>
          </w:p>
        </w:tc>
        <w:tc>
          <w:tcPr>
            <w:tcW w:w="771" w:type="dxa"/>
            <w:tcBorders>
              <w:top w:val="nil"/>
              <w:left w:val="nil"/>
              <w:bottom w:val="nil"/>
              <w:right w:val="nil"/>
            </w:tcBorders>
            <w:shd w:val="clear" w:color="auto" w:fill="D5E6FF"/>
            <w:vAlign w:val="center"/>
          </w:tcPr>
          <w:p w14:paraId="7A41C582" w14:textId="24D92C03" w:rsidR="000973DB" w:rsidRPr="000973DB" w:rsidRDefault="000973DB" w:rsidP="003454CA">
            <w:pPr>
              <w:spacing w:after="80"/>
              <w:jc w:val="center"/>
              <w:rPr>
                <w:rFonts w:ascii="Arial" w:hAnsi="Arial" w:cs="Arial"/>
                <w:b/>
                <w:bCs/>
                <w:sz w:val="12"/>
                <w:szCs w:val="12"/>
              </w:rPr>
            </w:pPr>
            <w:del w:id="91" w:author="Marija Cveevska" w:date="2023-09-17T18:38:00Z">
              <w:r w:rsidRPr="000973DB" w:rsidDel="00E9555F">
                <w:rPr>
                  <w:rFonts w:ascii="Arial" w:hAnsi="Arial" w:cs="Arial"/>
                  <w:b/>
                  <w:bCs/>
                  <w:sz w:val="12"/>
                  <w:szCs w:val="12"/>
                </w:rPr>
                <w:delText>0.72</w:delText>
              </w:r>
            </w:del>
            <w:ins w:id="92" w:author="Marija Cveevska" w:date="2023-09-17T18:42:00Z">
              <w:r w:rsidR="00E9555F">
                <w:rPr>
                  <w:rFonts w:ascii="Arial" w:hAnsi="Arial" w:cs="Arial"/>
                  <w:b/>
                  <w:bCs/>
                  <w:sz w:val="12"/>
                  <w:szCs w:val="12"/>
                </w:rPr>
                <w:t xml:space="preserve"> </w:t>
              </w:r>
            </w:ins>
            <w:ins w:id="93" w:author="Marija Cveevska" w:date="2023-09-17T18:38:00Z">
              <w:r w:rsidR="00E9555F">
                <w:rPr>
                  <w:rFonts w:ascii="Arial" w:hAnsi="Arial" w:cs="Arial"/>
                  <w:b/>
                  <w:bCs/>
                  <w:sz w:val="12"/>
                  <w:szCs w:val="12"/>
                </w:rPr>
                <w:t>72.17</w:t>
              </w:r>
            </w:ins>
          </w:p>
        </w:tc>
        <w:tc>
          <w:tcPr>
            <w:tcW w:w="771" w:type="dxa"/>
            <w:tcBorders>
              <w:top w:val="nil"/>
              <w:left w:val="nil"/>
              <w:bottom w:val="nil"/>
              <w:right w:val="nil"/>
            </w:tcBorders>
            <w:shd w:val="clear" w:color="auto" w:fill="D5E6FF"/>
            <w:vAlign w:val="center"/>
          </w:tcPr>
          <w:p w14:paraId="0AE501C0" w14:textId="75513556" w:rsidR="000973DB" w:rsidRPr="000973DB" w:rsidRDefault="000973DB" w:rsidP="003454CA">
            <w:pPr>
              <w:spacing w:after="80"/>
              <w:jc w:val="center"/>
              <w:rPr>
                <w:rFonts w:ascii="Arial" w:hAnsi="Arial" w:cs="Arial"/>
                <w:b/>
                <w:bCs/>
                <w:sz w:val="12"/>
                <w:szCs w:val="12"/>
              </w:rPr>
            </w:pPr>
            <w:del w:id="94" w:author="Marija Cveevska" w:date="2023-09-17T18:38:00Z">
              <w:r w:rsidRPr="000973DB" w:rsidDel="00E9555F">
                <w:rPr>
                  <w:rFonts w:ascii="Arial" w:hAnsi="Arial" w:cs="Arial"/>
                  <w:b/>
                  <w:bCs/>
                  <w:sz w:val="12"/>
                  <w:szCs w:val="12"/>
                </w:rPr>
                <w:delText>0.831</w:delText>
              </w:r>
            </w:del>
            <w:ins w:id="95" w:author="Marija Cveevska" w:date="2023-09-17T18:42:00Z">
              <w:r w:rsidR="00E9555F">
                <w:rPr>
                  <w:rFonts w:ascii="Arial" w:hAnsi="Arial" w:cs="Arial"/>
                  <w:b/>
                  <w:bCs/>
                  <w:sz w:val="12"/>
                  <w:szCs w:val="12"/>
                </w:rPr>
                <w:t xml:space="preserve"> </w:t>
              </w:r>
            </w:ins>
            <w:ins w:id="96" w:author="Marija Cveevska" w:date="2023-09-17T18:38:00Z">
              <w:r w:rsidR="00E9555F">
                <w:rPr>
                  <w:rFonts w:ascii="Arial" w:hAnsi="Arial" w:cs="Arial"/>
                  <w:b/>
                  <w:bCs/>
                  <w:sz w:val="12"/>
                  <w:szCs w:val="12"/>
                </w:rPr>
                <w:t>83.152</w:t>
              </w:r>
            </w:ins>
          </w:p>
        </w:tc>
      </w:tr>
      <w:tr w:rsidR="000973DB" w14:paraId="7595DC84" w14:textId="0E80D362" w:rsidTr="003454CA">
        <w:trPr>
          <w:jc w:val="center"/>
        </w:trPr>
        <w:tc>
          <w:tcPr>
            <w:tcW w:w="988" w:type="dxa"/>
            <w:vMerge/>
            <w:tcBorders>
              <w:top w:val="nil"/>
              <w:left w:val="nil"/>
              <w:bottom w:val="nil"/>
              <w:right w:val="nil"/>
            </w:tcBorders>
            <w:shd w:val="clear" w:color="auto" w:fill="FFE1E1"/>
            <w:vAlign w:val="center"/>
          </w:tcPr>
          <w:p w14:paraId="1F012E23"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0B53B934" w14:textId="3E5E493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3454CA">
              <w:rPr>
                <w:rFonts w:ascii="Arial" w:hAnsi="Arial" w:cs="Arial"/>
                <w:sz w:val="12"/>
                <w:szCs w:val="12"/>
              </w:rPr>
              <w:t>1</w:t>
            </w:r>
          </w:p>
        </w:tc>
        <w:tc>
          <w:tcPr>
            <w:tcW w:w="823" w:type="dxa"/>
            <w:tcBorders>
              <w:top w:val="nil"/>
              <w:left w:val="nil"/>
              <w:bottom w:val="nil"/>
              <w:right w:val="nil"/>
            </w:tcBorders>
            <w:shd w:val="clear" w:color="auto" w:fill="FFE1E1"/>
            <w:vAlign w:val="center"/>
          </w:tcPr>
          <w:p w14:paraId="25F4B41E" w14:textId="72422DCD" w:rsidR="000973DB" w:rsidRPr="00962E3B" w:rsidRDefault="000973DB" w:rsidP="003454CA">
            <w:pPr>
              <w:spacing w:after="80"/>
              <w:jc w:val="center"/>
              <w:rPr>
                <w:rFonts w:ascii="Arial" w:hAnsi="Arial" w:cs="Arial"/>
                <w:sz w:val="12"/>
                <w:szCs w:val="12"/>
              </w:rPr>
            </w:pPr>
            <w:r>
              <w:rPr>
                <w:rFonts w:ascii="Arial" w:hAnsi="Arial" w:cs="Arial"/>
                <w:sz w:val="12"/>
                <w:szCs w:val="12"/>
              </w:rPr>
              <w:t>35</w:t>
            </w:r>
          </w:p>
        </w:tc>
        <w:tc>
          <w:tcPr>
            <w:tcW w:w="866" w:type="dxa"/>
            <w:tcBorders>
              <w:top w:val="nil"/>
              <w:left w:val="nil"/>
              <w:bottom w:val="nil"/>
              <w:right w:val="nil"/>
            </w:tcBorders>
            <w:shd w:val="clear" w:color="auto" w:fill="FFE1E1"/>
            <w:vAlign w:val="center"/>
          </w:tcPr>
          <w:p w14:paraId="37AEAD87" w14:textId="07A7C701" w:rsidR="000973DB" w:rsidRPr="00962E3B" w:rsidRDefault="00242617" w:rsidP="003454CA">
            <w:pPr>
              <w:spacing w:after="80"/>
              <w:jc w:val="center"/>
              <w:rPr>
                <w:rFonts w:ascii="Arial" w:hAnsi="Arial" w:cs="Arial"/>
                <w:sz w:val="12"/>
                <w:szCs w:val="12"/>
              </w:rPr>
            </w:pPr>
            <w:ins w:id="97" w:author="Marija Cveevska" w:date="2023-09-17T18:49:00Z">
              <w:r>
                <w:rPr>
                  <w:rFonts w:ascii="Arial" w:hAnsi="Arial" w:cs="Arial"/>
                  <w:sz w:val="12"/>
                  <w:szCs w:val="12"/>
                </w:rPr>
                <w:t xml:space="preserve">16.488 </w:t>
              </w:r>
            </w:ins>
            <w:del w:id="98" w:author="Marija Cveevska" w:date="2023-09-17T18:48:00Z">
              <w:r w:rsidR="000973DB" w:rsidRPr="002E5C3C" w:rsidDel="00242617">
                <w:rPr>
                  <w:rFonts w:ascii="Arial" w:hAnsi="Arial" w:cs="Arial"/>
                  <w:sz w:val="12"/>
                  <w:szCs w:val="12"/>
                </w:rPr>
                <w:delText>0.013</w:delText>
              </w:r>
            </w:del>
          </w:p>
        </w:tc>
        <w:tc>
          <w:tcPr>
            <w:tcW w:w="784" w:type="dxa"/>
            <w:tcBorders>
              <w:top w:val="nil"/>
              <w:left w:val="nil"/>
              <w:bottom w:val="nil"/>
              <w:right w:val="nil"/>
            </w:tcBorders>
            <w:shd w:val="clear" w:color="auto" w:fill="FFE1E1"/>
            <w:vAlign w:val="center"/>
          </w:tcPr>
          <w:p w14:paraId="4343EA96" w14:textId="3F07111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1110" w:type="dxa"/>
            <w:tcBorders>
              <w:top w:val="nil"/>
              <w:left w:val="nil"/>
              <w:bottom w:val="nil"/>
              <w:right w:val="nil"/>
            </w:tcBorders>
            <w:shd w:val="clear" w:color="auto" w:fill="FFE1E1"/>
            <w:vAlign w:val="center"/>
          </w:tcPr>
          <w:p w14:paraId="1F8B4E77" w14:textId="6FE403BC"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5081A817" w14:textId="27A62020"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D5E6FF"/>
            <w:vAlign w:val="center"/>
          </w:tcPr>
          <w:p w14:paraId="25F9A75A" w14:textId="06523E1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05D83E7B" w14:textId="77777777" w:rsidR="00242617" w:rsidRDefault="000973DB" w:rsidP="003454CA">
            <w:pPr>
              <w:spacing w:after="80"/>
              <w:jc w:val="center"/>
              <w:rPr>
                <w:ins w:id="99" w:author="Marija Cveevska" w:date="2023-09-17T18:50:00Z"/>
                <w:rFonts w:ascii="Arial" w:hAnsi="Arial" w:cs="Arial"/>
                <w:sz w:val="12"/>
                <w:szCs w:val="12"/>
              </w:rPr>
            </w:pPr>
            <w:del w:id="100" w:author="Marija Cveevska" w:date="2023-09-17T18:50:00Z">
              <w:r w:rsidRPr="002E5C3C" w:rsidDel="00242617">
                <w:rPr>
                  <w:rFonts w:ascii="Arial" w:hAnsi="Arial" w:cs="Arial"/>
                  <w:sz w:val="12"/>
                  <w:szCs w:val="12"/>
                </w:rPr>
                <w:delText>0.764</w:delText>
              </w:r>
            </w:del>
          </w:p>
          <w:p w14:paraId="4E7D3280" w14:textId="5C88C41C" w:rsidR="000973DB" w:rsidRPr="00962E3B" w:rsidRDefault="00242617" w:rsidP="003454CA">
            <w:pPr>
              <w:spacing w:after="80"/>
              <w:jc w:val="center"/>
              <w:rPr>
                <w:rFonts w:ascii="Arial" w:hAnsi="Arial" w:cs="Arial"/>
                <w:sz w:val="12"/>
                <w:szCs w:val="12"/>
              </w:rPr>
            </w:pPr>
            <w:ins w:id="101" w:author="Marija Cveevska" w:date="2023-09-17T18:50:00Z">
              <w:r>
                <w:rPr>
                  <w:rFonts w:ascii="Arial" w:hAnsi="Arial" w:cs="Arial"/>
                  <w:sz w:val="12"/>
                  <w:szCs w:val="12"/>
                </w:rPr>
                <w:t>76.415</w:t>
              </w:r>
            </w:ins>
          </w:p>
        </w:tc>
        <w:tc>
          <w:tcPr>
            <w:tcW w:w="771" w:type="dxa"/>
            <w:tcBorders>
              <w:top w:val="nil"/>
              <w:left w:val="nil"/>
              <w:bottom w:val="nil"/>
              <w:right w:val="nil"/>
            </w:tcBorders>
            <w:shd w:val="clear" w:color="auto" w:fill="D5E6FF"/>
            <w:vAlign w:val="center"/>
          </w:tcPr>
          <w:p w14:paraId="13A941C8" w14:textId="77777777" w:rsidR="00242617" w:rsidRDefault="000973DB" w:rsidP="003454CA">
            <w:pPr>
              <w:spacing w:after="80"/>
              <w:jc w:val="center"/>
              <w:rPr>
                <w:ins w:id="102" w:author="Marija Cveevska" w:date="2023-09-17T18:50:00Z"/>
                <w:rFonts w:ascii="Arial" w:hAnsi="Arial" w:cs="Arial"/>
                <w:sz w:val="12"/>
                <w:szCs w:val="12"/>
              </w:rPr>
            </w:pPr>
            <w:del w:id="103" w:author="Marija Cveevska" w:date="2023-09-17T18:50:00Z">
              <w:r w:rsidRPr="002E5C3C" w:rsidDel="00242617">
                <w:rPr>
                  <w:rFonts w:ascii="Arial" w:hAnsi="Arial" w:cs="Arial"/>
                  <w:sz w:val="12"/>
                  <w:szCs w:val="12"/>
                </w:rPr>
                <w:delText>0.85</w:delText>
              </w:r>
              <w:r w:rsidDel="00242617">
                <w:rPr>
                  <w:rFonts w:ascii="Arial" w:hAnsi="Arial" w:cs="Arial"/>
                  <w:sz w:val="12"/>
                  <w:szCs w:val="12"/>
                </w:rPr>
                <w:delText>5</w:delText>
              </w:r>
            </w:del>
          </w:p>
          <w:p w14:paraId="7F3A05A7" w14:textId="4A17F1EF" w:rsidR="000973DB" w:rsidRPr="00962E3B" w:rsidRDefault="00242617" w:rsidP="003454CA">
            <w:pPr>
              <w:spacing w:after="80"/>
              <w:jc w:val="center"/>
              <w:rPr>
                <w:rFonts w:ascii="Arial" w:hAnsi="Arial" w:cs="Arial"/>
                <w:sz w:val="12"/>
                <w:szCs w:val="12"/>
              </w:rPr>
            </w:pPr>
            <w:ins w:id="104" w:author="Marija Cveevska" w:date="2023-09-17T18:50:00Z">
              <w:r>
                <w:rPr>
                  <w:rFonts w:ascii="Arial" w:hAnsi="Arial" w:cs="Arial"/>
                  <w:sz w:val="12"/>
                  <w:szCs w:val="12"/>
                </w:rPr>
                <w:t>85.488</w:t>
              </w:r>
            </w:ins>
          </w:p>
        </w:tc>
      </w:tr>
      <w:tr w:rsidR="000973DB" w14:paraId="536BEAF9" w14:textId="6FF7DA91" w:rsidTr="003454CA">
        <w:trPr>
          <w:jc w:val="center"/>
        </w:trPr>
        <w:tc>
          <w:tcPr>
            <w:tcW w:w="988" w:type="dxa"/>
            <w:vMerge/>
            <w:tcBorders>
              <w:top w:val="nil"/>
              <w:left w:val="nil"/>
              <w:bottom w:val="nil"/>
              <w:right w:val="nil"/>
            </w:tcBorders>
            <w:shd w:val="clear" w:color="auto" w:fill="FFE1E1"/>
            <w:vAlign w:val="center"/>
          </w:tcPr>
          <w:p w14:paraId="1139B655"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6E149073" w14:textId="01777780"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25F6871C" w14:textId="419888C9" w:rsidR="000973DB" w:rsidRPr="00962E3B" w:rsidRDefault="000973DB" w:rsidP="003454CA">
            <w:pPr>
              <w:spacing w:after="80"/>
              <w:jc w:val="center"/>
              <w:rPr>
                <w:rFonts w:ascii="Arial" w:hAnsi="Arial" w:cs="Arial"/>
                <w:sz w:val="12"/>
                <w:szCs w:val="12"/>
              </w:rPr>
            </w:pPr>
            <w:r>
              <w:rPr>
                <w:rFonts w:ascii="Arial" w:hAnsi="Arial" w:cs="Arial"/>
                <w:sz w:val="12"/>
                <w:szCs w:val="12"/>
              </w:rPr>
              <w:t>608</w:t>
            </w:r>
          </w:p>
        </w:tc>
        <w:tc>
          <w:tcPr>
            <w:tcW w:w="866" w:type="dxa"/>
            <w:tcBorders>
              <w:top w:val="nil"/>
              <w:left w:val="nil"/>
              <w:bottom w:val="nil"/>
              <w:right w:val="nil"/>
            </w:tcBorders>
            <w:shd w:val="clear" w:color="auto" w:fill="FFE1E1"/>
            <w:vAlign w:val="center"/>
          </w:tcPr>
          <w:p w14:paraId="7DAA1668" w14:textId="5A5819B5" w:rsidR="000973DB" w:rsidRPr="00962E3B" w:rsidRDefault="00242617" w:rsidP="003454CA">
            <w:pPr>
              <w:spacing w:after="80"/>
              <w:jc w:val="center"/>
              <w:rPr>
                <w:rFonts w:ascii="Arial" w:hAnsi="Arial" w:cs="Arial"/>
                <w:sz w:val="12"/>
                <w:szCs w:val="12"/>
              </w:rPr>
            </w:pPr>
            <w:ins w:id="105" w:author="Marija Cveevska" w:date="2023-09-17T18:52:00Z">
              <w:r>
                <w:rPr>
                  <w:rFonts w:ascii="Arial" w:hAnsi="Arial" w:cs="Arial"/>
                  <w:sz w:val="12"/>
                  <w:szCs w:val="12"/>
                </w:rPr>
                <w:t>2</w:t>
              </w:r>
            </w:ins>
            <w:ins w:id="106" w:author="Marija Cveevska" w:date="2023-09-17T18:53:00Z">
              <w:r>
                <w:rPr>
                  <w:rFonts w:ascii="Arial" w:hAnsi="Arial" w:cs="Arial"/>
                  <w:sz w:val="12"/>
                  <w:szCs w:val="12"/>
                </w:rPr>
                <w:t xml:space="preserve">48.54 </w:t>
              </w:r>
            </w:ins>
            <w:del w:id="107" w:author="Marija Cveevska" w:date="2023-09-17T18:52:00Z">
              <w:r w:rsidR="000973DB" w:rsidRPr="002E5C3C" w:rsidDel="00242617">
                <w:rPr>
                  <w:rFonts w:ascii="Arial" w:hAnsi="Arial" w:cs="Arial"/>
                  <w:sz w:val="12"/>
                  <w:szCs w:val="12"/>
                </w:rPr>
                <w:delText>0.331</w:delText>
              </w:r>
            </w:del>
          </w:p>
        </w:tc>
        <w:tc>
          <w:tcPr>
            <w:tcW w:w="784" w:type="dxa"/>
            <w:tcBorders>
              <w:top w:val="nil"/>
              <w:left w:val="nil"/>
              <w:bottom w:val="nil"/>
              <w:right w:val="nil"/>
            </w:tcBorders>
            <w:shd w:val="clear" w:color="auto" w:fill="FFE1E1"/>
            <w:vAlign w:val="center"/>
          </w:tcPr>
          <w:p w14:paraId="012AA0CD" w14:textId="79216F3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11.08039</w:t>
            </w:r>
            <w:r>
              <w:rPr>
                <w:rFonts w:ascii="Arial" w:hAnsi="Arial" w:cs="Arial"/>
                <w:sz w:val="12"/>
                <w:szCs w:val="12"/>
              </w:rPr>
              <w:t>3</w:t>
            </w:r>
          </w:p>
        </w:tc>
        <w:tc>
          <w:tcPr>
            <w:tcW w:w="1110" w:type="dxa"/>
            <w:tcBorders>
              <w:top w:val="nil"/>
              <w:left w:val="nil"/>
              <w:bottom w:val="nil"/>
              <w:right w:val="nil"/>
            </w:tcBorders>
            <w:shd w:val="clear" w:color="auto" w:fill="FFE1E1"/>
            <w:vAlign w:val="center"/>
          </w:tcPr>
          <w:p w14:paraId="5B678641" w14:textId="13C44FA1"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78D97170" w14:textId="2B2B3CC6"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D5E6FF"/>
            <w:vAlign w:val="center"/>
          </w:tcPr>
          <w:p w14:paraId="1961AE64" w14:textId="1C24BBB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3F58364E" w14:textId="77777777" w:rsidR="00242617" w:rsidRDefault="000973DB" w:rsidP="003454CA">
            <w:pPr>
              <w:spacing w:after="80"/>
              <w:jc w:val="center"/>
              <w:rPr>
                <w:ins w:id="108" w:author="Marija Cveevska" w:date="2023-09-17T18:54:00Z"/>
                <w:rFonts w:ascii="Arial" w:hAnsi="Arial" w:cs="Arial"/>
                <w:sz w:val="12"/>
                <w:szCs w:val="12"/>
              </w:rPr>
            </w:pPr>
            <w:del w:id="109" w:author="Marija Cveevska" w:date="2023-09-17T18:54:00Z">
              <w:r w:rsidRPr="002E5C3C" w:rsidDel="00242617">
                <w:rPr>
                  <w:rFonts w:ascii="Arial" w:hAnsi="Arial" w:cs="Arial"/>
                  <w:sz w:val="12"/>
                  <w:szCs w:val="12"/>
                </w:rPr>
                <w:delText>0.764</w:delText>
              </w:r>
            </w:del>
          </w:p>
          <w:p w14:paraId="15DD85DB" w14:textId="28E048DE" w:rsidR="000973DB" w:rsidRPr="00962E3B" w:rsidRDefault="00242617" w:rsidP="003454CA">
            <w:pPr>
              <w:spacing w:after="80"/>
              <w:jc w:val="center"/>
              <w:rPr>
                <w:rFonts w:ascii="Arial" w:hAnsi="Arial" w:cs="Arial"/>
                <w:sz w:val="12"/>
                <w:szCs w:val="12"/>
              </w:rPr>
            </w:pPr>
            <w:ins w:id="110" w:author="Marija Cveevska" w:date="2023-09-17T18:54:00Z">
              <w:r>
                <w:rPr>
                  <w:rFonts w:ascii="Arial" w:hAnsi="Arial" w:cs="Arial"/>
                  <w:sz w:val="12"/>
                  <w:szCs w:val="12"/>
                </w:rPr>
                <w:t>76.415</w:t>
              </w:r>
            </w:ins>
          </w:p>
        </w:tc>
        <w:tc>
          <w:tcPr>
            <w:tcW w:w="771" w:type="dxa"/>
            <w:tcBorders>
              <w:top w:val="nil"/>
              <w:left w:val="nil"/>
              <w:bottom w:val="nil"/>
              <w:right w:val="nil"/>
            </w:tcBorders>
            <w:shd w:val="clear" w:color="auto" w:fill="D5E6FF"/>
            <w:vAlign w:val="center"/>
          </w:tcPr>
          <w:p w14:paraId="26DBEFF2" w14:textId="77777777" w:rsidR="00242617" w:rsidRDefault="000973DB" w:rsidP="00DD0153">
            <w:pPr>
              <w:keepNext/>
              <w:spacing w:after="80"/>
              <w:jc w:val="center"/>
              <w:rPr>
                <w:ins w:id="111" w:author="Marija Cveevska" w:date="2023-09-17T18:54:00Z"/>
                <w:rFonts w:ascii="Arial" w:hAnsi="Arial" w:cs="Arial"/>
                <w:sz w:val="12"/>
                <w:szCs w:val="12"/>
              </w:rPr>
            </w:pPr>
            <w:del w:id="112" w:author="Marija Cveevska" w:date="2023-09-17T18:54:00Z">
              <w:r w:rsidRPr="002E5C3C" w:rsidDel="00242617">
                <w:rPr>
                  <w:rFonts w:ascii="Arial" w:hAnsi="Arial" w:cs="Arial"/>
                  <w:sz w:val="12"/>
                  <w:szCs w:val="12"/>
                </w:rPr>
                <w:delText>0.85</w:delText>
              </w:r>
              <w:r w:rsidDel="00242617">
                <w:rPr>
                  <w:rFonts w:ascii="Arial" w:hAnsi="Arial" w:cs="Arial"/>
                  <w:sz w:val="12"/>
                  <w:szCs w:val="12"/>
                </w:rPr>
                <w:delText>5</w:delText>
              </w:r>
            </w:del>
          </w:p>
          <w:p w14:paraId="1288D31B" w14:textId="39810CFC" w:rsidR="000973DB" w:rsidRPr="00962E3B" w:rsidRDefault="00242617" w:rsidP="00DD0153">
            <w:pPr>
              <w:keepNext/>
              <w:spacing w:after="80"/>
              <w:jc w:val="center"/>
              <w:rPr>
                <w:rFonts w:ascii="Arial" w:hAnsi="Arial" w:cs="Arial"/>
                <w:sz w:val="12"/>
                <w:szCs w:val="12"/>
              </w:rPr>
            </w:pPr>
            <w:ins w:id="113" w:author="Marija Cveevska" w:date="2023-09-17T18:54:00Z">
              <w:r>
                <w:rPr>
                  <w:rFonts w:ascii="Arial" w:hAnsi="Arial" w:cs="Arial"/>
                  <w:sz w:val="12"/>
                  <w:szCs w:val="12"/>
                </w:rPr>
                <w:t>85.488</w:t>
              </w:r>
            </w:ins>
          </w:p>
        </w:tc>
      </w:tr>
    </w:tbl>
    <w:p w14:paraId="46B82467" w14:textId="6B54194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p>
    <w:p w14:paraId="7B084DE8" w14:textId="583A3D03" w:rsidR="003225D2" w:rsidRDefault="00DD0153"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6128" behindDoc="0" locked="0" layoutInCell="1" allowOverlap="1" wp14:anchorId="4D43928D" wp14:editId="0019789E">
                <wp:simplePos x="0" y="0"/>
                <wp:positionH relativeFrom="column">
                  <wp:posOffset>514350</wp:posOffset>
                </wp:positionH>
                <wp:positionV relativeFrom="paragraph">
                  <wp:posOffset>1337310</wp:posOffset>
                </wp:positionV>
                <wp:extent cx="4980305"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wps:spPr>
                      <wps:txbx>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3928D" id="Text Box 60" o:spid="_x0000_s1031" type="#_x0000_t202" style="position:absolute;left:0;text-align:left;margin-left:40.5pt;margin-top:105.3pt;width:392.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HbGgIAAD8EAAAOAAAAZHJzL2Uyb0RvYy54bWysU8Fu2zAMvQ/YPwi6L3batei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" stroked="f">
                <v:textbox style="mso-fit-shape-to-text:t" inset="0,0,0,0">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v:textbox>
                <w10:wrap type="through"/>
              </v:shape>
            </w:pict>
          </mc:Fallback>
        </mc:AlternateContent>
      </w:r>
      <w:r>
        <w:rPr>
          <w:rFonts w:ascii="Arial" w:hAnsi="Arial" w:cs="Arial"/>
          <w:noProof/>
          <w:sz w:val="20"/>
          <w:szCs w:val="20"/>
        </w:rPr>
        <mc:AlternateContent>
          <mc:Choice Requires="wpg">
            <w:drawing>
              <wp:anchor distT="0" distB="0" distL="114300" distR="114300" simplePos="0" relativeHeight="251694080" behindDoc="0" locked="0" layoutInCell="1" allowOverlap="1" wp14:anchorId="19FBDEF6" wp14:editId="7447C33A">
                <wp:simplePos x="0" y="0"/>
                <wp:positionH relativeFrom="column">
                  <wp:posOffset>514350</wp:posOffset>
                </wp:positionH>
                <wp:positionV relativeFrom="paragraph">
                  <wp:posOffset>3175</wp:posOffset>
                </wp:positionV>
                <wp:extent cx="4980305" cy="1276985"/>
                <wp:effectExtent l="0" t="0" r="0" b="0"/>
                <wp:wrapThrough wrapText="bothSides">
                  <wp:wrapPolygon edited="0">
                    <wp:start x="0" y="0"/>
                    <wp:lineTo x="0" y="21267"/>
                    <wp:lineTo x="21482" y="21267"/>
                    <wp:lineTo x="21482" y="0"/>
                    <wp:lineTo x="0" y="0"/>
                  </wp:wrapPolygon>
                </wp:wrapThrough>
                <wp:docPr id="59" name="Group 59"/>
                <wp:cNvGraphicFramePr/>
                <a:graphic xmlns:a="http://schemas.openxmlformats.org/drawingml/2006/main">
                  <a:graphicData uri="http://schemas.microsoft.com/office/word/2010/wordprocessingGroup">
                    <wpg:wgp>
                      <wpg:cNvGrpSpPr/>
                      <wpg:grpSpPr>
                        <a:xfrm>
                          <a:off x="0" y="0"/>
                          <a:ext cx="4980305" cy="1276985"/>
                          <a:chOff x="0" y="0"/>
                          <a:chExt cx="4980623" cy="1276985"/>
                        </a:xfrm>
                      </wpg:grpSpPr>
                      <pic:pic xmlns:pic="http://schemas.openxmlformats.org/drawingml/2006/picture">
                        <pic:nvPicPr>
                          <pic:cNvPr id="57" name="Picture 57"/>
                          <pic:cNvPicPr>
                            <a:picLocks noChangeAspect="1"/>
                          </pic:cNvPicPr>
                        </pic:nvPicPr>
                        <pic:blipFill rotWithShape="1">
                          <a:blip r:embed="rId35" cstate="print">
                            <a:extLst>
                              <a:ext uri="{28A0092B-C50C-407E-A947-70E740481C1C}">
                                <a14:useLocalDpi xmlns:a14="http://schemas.microsoft.com/office/drawing/2010/main" val="0"/>
                              </a:ext>
                            </a:extLst>
                          </a:blip>
                          <a:srcRect t="11916" r="7925"/>
                          <a:stretch/>
                        </pic:blipFill>
                        <pic:spPr bwMode="auto">
                          <a:xfrm>
                            <a:off x="0" y="0"/>
                            <a:ext cx="1765935" cy="1267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pic:cNvPicPr>
                            <a:picLocks noChangeAspect="1"/>
                          </pic:cNvPicPr>
                        </pic:nvPicPr>
                        <pic:blipFill rotWithShape="1">
                          <a:blip r:embed="rId36" cstate="print">
                            <a:extLst>
                              <a:ext uri="{28A0092B-C50C-407E-A947-70E740481C1C}">
                                <a14:useLocalDpi xmlns:a14="http://schemas.microsoft.com/office/drawing/2010/main" val="0"/>
                              </a:ext>
                            </a:extLst>
                          </a:blip>
                          <a:srcRect l="6451" t="11253" r="8421"/>
                          <a:stretch/>
                        </pic:blipFill>
                        <pic:spPr bwMode="auto">
                          <a:xfrm>
                            <a:off x="3348038" y="0"/>
                            <a:ext cx="1632585" cy="12769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rotWithShape="1">
                          <a:blip r:embed="rId37" cstate="print">
                            <a:extLst>
                              <a:ext uri="{28A0092B-C50C-407E-A947-70E740481C1C}">
                                <a14:useLocalDpi xmlns:a14="http://schemas.microsoft.com/office/drawing/2010/main" val="0"/>
                              </a:ext>
                            </a:extLst>
                          </a:blip>
                          <a:srcRect l="6699" t="11916" r="8437"/>
                          <a:stretch/>
                        </pic:blipFill>
                        <pic:spPr bwMode="auto">
                          <a:xfrm>
                            <a:off x="1714500" y="0"/>
                            <a:ext cx="1628140" cy="12674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0044B5E" id="Group 59" o:spid="_x0000_s1026" style="position:absolute;margin-left:40.5pt;margin-top:.25pt;width:392.15pt;height:100.55pt;z-index:251694080" coordsize="49806,1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">
                <v:shape id="Picture 57" o:spid="_x0000_s1027" type="#_x0000_t75" style="position:absolute;width:1765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">
                  <v:imagedata r:id="rId38" o:title="" croptop="7809f" cropright="5194f"/>
                </v:shape>
                <v:shape id="Picture 56" o:spid="_x0000_s1028" type="#_x0000_t75" style="position:absolute;left:33480;width:16326;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">
                  <v:imagedata r:id="rId39" o:title="" croptop="7375f" cropleft="4228f" cropright="5519f"/>
                </v:shape>
                <v:shape id="Picture 53" o:spid="_x0000_s1029" type="#_x0000_t75" style="position:absolute;left:17145;width:16281;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">
                  <v:imagedata r:id="rId40" o:title="" croptop="7809f" cropleft="4390f" cropright="5529f"/>
                </v:shape>
                <w10:wrap type="through"/>
              </v:group>
            </w:pict>
          </mc:Fallback>
        </mc:AlternateContent>
      </w:r>
    </w:p>
    <w:p w14:paraId="3E00A60A" w14:textId="6A00C53F" w:rsidR="003225D2" w:rsidRDefault="003225D2" w:rsidP="00962E3B">
      <w:pPr>
        <w:spacing w:after="80"/>
        <w:ind w:firstLine="360"/>
        <w:jc w:val="both"/>
        <w:rPr>
          <w:rFonts w:ascii="Arial" w:hAnsi="Arial" w:cs="Arial"/>
          <w:sz w:val="20"/>
          <w:szCs w:val="20"/>
        </w:rPr>
      </w:pPr>
    </w:p>
    <w:p w14:paraId="1193560A" w14:textId="674BDCF1" w:rsidR="003225D2" w:rsidRDefault="003225D2" w:rsidP="00962E3B">
      <w:pPr>
        <w:spacing w:after="80"/>
        <w:ind w:firstLine="360"/>
        <w:jc w:val="both"/>
        <w:rPr>
          <w:rFonts w:ascii="Arial" w:hAnsi="Arial" w:cs="Arial"/>
          <w:sz w:val="20"/>
          <w:szCs w:val="20"/>
        </w:rPr>
      </w:pPr>
    </w:p>
    <w:p w14:paraId="4A735443" w14:textId="4AE968F7" w:rsidR="003225D2" w:rsidRDefault="003225D2" w:rsidP="00962E3B">
      <w:pPr>
        <w:spacing w:after="80"/>
        <w:ind w:firstLine="360"/>
        <w:jc w:val="both"/>
        <w:rPr>
          <w:rFonts w:ascii="Arial" w:hAnsi="Arial" w:cs="Arial"/>
          <w:sz w:val="20"/>
          <w:szCs w:val="20"/>
        </w:rPr>
      </w:pPr>
    </w:p>
    <w:p w14:paraId="38E7C497" w14:textId="3AA5725D" w:rsidR="003225D2" w:rsidRDefault="003225D2" w:rsidP="00962E3B">
      <w:pPr>
        <w:spacing w:after="80"/>
        <w:ind w:firstLine="360"/>
        <w:jc w:val="both"/>
        <w:rPr>
          <w:rFonts w:ascii="Arial" w:hAnsi="Arial" w:cs="Arial"/>
          <w:sz w:val="20"/>
          <w:szCs w:val="20"/>
        </w:rPr>
      </w:pPr>
    </w:p>
    <w:p w14:paraId="4C41E37A" w14:textId="3FDEF8E9" w:rsidR="003225D2" w:rsidRDefault="003225D2" w:rsidP="00962E3B">
      <w:pPr>
        <w:spacing w:after="80"/>
        <w:ind w:firstLine="360"/>
        <w:jc w:val="both"/>
        <w:rPr>
          <w:rFonts w:ascii="Arial" w:hAnsi="Arial" w:cs="Arial"/>
          <w:sz w:val="20"/>
          <w:szCs w:val="20"/>
        </w:rPr>
      </w:pPr>
    </w:p>
    <w:p w14:paraId="27F8B2C5" w14:textId="17A52A33" w:rsidR="003225D2" w:rsidRDefault="003225D2" w:rsidP="00962E3B">
      <w:pPr>
        <w:spacing w:after="80"/>
        <w:ind w:firstLine="360"/>
        <w:jc w:val="both"/>
        <w:rPr>
          <w:rFonts w:ascii="Arial" w:hAnsi="Arial" w:cs="Arial"/>
          <w:sz w:val="20"/>
          <w:szCs w:val="20"/>
        </w:rPr>
      </w:pPr>
    </w:p>
    <w:p w14:paraId="159BD5D1" w14:textId="3460D756" w:rsidR="00DD0153" w:rsidRDefault="00DD0153" w:rsidP="00DD0153">
      <w:pPr>
        <w:spacing w:after="80"/>
        <w:ind w:firstLine="360"/>
        <w:jc w:val="both"/>
        <w:rPr>
          <w:rFonts w:ascii="Arial" w:hAnsi="Arial" w:cs="Arial"/>
          <w:sz w:val="20"/>
          <w:szCs w:val="20"/>
        </w:rPr>
      </w:pPr>
      <w:r>
        <w:rPr>
          <w:rFonts w:ascii="Arial" w:hAnsi="Arial" w:cs="Arial"/>
          <w:sz w:val="20"/>
          <w:szCs w:val="20"/>
        </w:rPr>
        <w:t>ASFW (1e-3, 0.5 split):</w:t>
      </w:r>
    </w:p>
    <w:p w14:paraId="7FE9231B" w14:textId="7A93DD40"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40</w:t>
      </w:r>
    </w:p>
    <w:p w14:paraId="2DF4ACFC" w14:textId="0A6E98DB"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Away steps: 77</w:t>
      </w:r>
    </w:p>
    <w:p w14:paraId="6AB7F763" w14:textId="4FEAB7A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Drop steps: 1</w:t>
      </w:r>
    </w:p>
    <w:p w14:paraId="7786F568" w14:textId="77777777" w:rsidR="00DD0153" w:rsidRDefault="00DD0153" w:rsidP="00962E3B">
      <w:pPr>
        <w:spacing w:after="80"/>
        <w:ind w:firstLine="360"/>
        <w:jc w:val="both"/>
        <w:rPr>
          <w:rFonts w:ascii="Arial" w:hAnsi="Arial" w:cs="Arial"/>
          <w:sz w:val="20"/>
          <w:szCs w:val="20"/>
        </w:rPr>
      </w:pPr>
    </w:p>
    <w:p w14:paraId="3D66FBC8" w14:textId="01FEE5F7" w:rsidR="003225D2" w:rsidRDefault="00DD0153" w:rsidP="00962E3B">
      <w:pPr>
        <w:spacing w:after="80"/>
        <w:ind w:firstLine="360"/>
        <w:jc w:val="both"/>
        <w:rPr>
          <w:rFonts w:ascii="Arial" w:hAnsi="Arial" w:cs="Arial"/>
          <w:sz w:val="20"/>
          <w:szCs w:val="20"/>
        </w:rPr>
      </w:pPr>
      <w:r>
        <w:rPr>
          <w:rFonts w:ascii="Arial" w:hAnsi="Arial" w:cs="Arial"/>
          <w:sz w:val="20"/>
          <w:szCs w:val="20"/>
        </w:rPr>
        <w:t>BPFW (1e-3, , 0.5 split):</w:t>
      </w:r>
    </w:p>
    <w:p w14:paraId="1C9978D3" w14:textId="77777777"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7</w:t>
      </w:r>
    </w:p>
    <w:p w14:paraId="46BCFF8F" w14:textId="57A2CC33"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Descent steps: 57</w:t>
      </w:r>
    </w:p>
    <w:p w14:paraId="2951EF55" w14:textId="7FB1853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lastRenderedPageBreak/>
        <w:t>Drop steps: 2</w:t>
      </w:r>
    </w:p>
    <w:p w14:paraId="58502874" w14:textId="162CE10E" w:rsidR="00723409" w:rsidRDefault="00723409" w:rsidP="00DD0153">
      <w:pPr>
        <w:spacing w:after="80"/>
        <w:ind w:firstLine="360"/>
        <w:jc w:val="both"/>
        <w:rPr>
          <w:rFonts w:ascii="Arial" w:hAnsi="Arial" w:cs="Arial"/>
          <w:sz w:val="20"/>
          <w:szCs w:val="20"/>
        </w:rPr>
      </w:pPr>
    </w:p>
    <w:p w14:paraId="52C293AD" w14:textId="77777777" w:rsidR="00723409" w:rsidRDefault="00723409" w:rsidP="00DD0153">
      <w:pPr>
        <w:spacing w:after="80"/>
        <w:ind w:firstLine="360"/>
        <w:jc w:val="both"/>
        <w:rPr>
          <w:rFonts w:ascii="Arial" w:hAnsi="Arial" w:cs="Arial"/>
          <w:sz w:val="20"/>
          <w:szCs w:val="20"/>
        </w:rPr>
      </w:pPr>
    </w:p>
    <w:p w14:paraId="29793F02" w14:textId="64636771" w:rsidR="003225D2" w:rsidRDefault="003225D2"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3056" behindDoc="0" locked="0" layoutInCell="1" allowOverlap="1" wp14:anchorId="6234244F" wp14:editId="6DDA1443">
                <wp:simplePos x="0" y="0"/>
                <wp:positionH relativeFrom="column">
                  <wp:posOffset>675640</wp:posOffset>
                </wp:positionH>
                <wp:positionV relativeFrom="paragraph">
                  <wp:posOffset>4683125</wp:posOffset>
                </wp:positionV>
                <wp:extent cx="399923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wps:spPr>
                      <wps:txbx>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244F" id="Text Box 48" o:spid="_x0000_s1032" type="#_x0000_t202" style="position:absolute;left:0;text-align:left;margin-left:53.2pt;margin-top:368.75pt;width:31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2EGQIAAD8EAAAOAAAAZHJzL2Uyb0RvYy54bWysU02P0zAQvSPxHyzfafohVjR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" stroked="f">
                <v:textbox style="mso-fit-shape-to-text:t" inset="0,0,0,0">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v:textbox>
              </v:shape>
            </w:pict>
          </mc:Fallback>
        </mc:AlternateContent>
      </w:r>
    </w:p>
    <w:p w14:paraId="1388BA95" w14:textId="7F6AA8BD" w:rsidR="00DD0153" w:rsidRDefault="00DD0153" w:rsidP="00DD0153">
      <w:pPr>
        <w:spacing w:after="80"/>
        <w:jc w:val="both"/>
        <w:rPr>
          <w:rFonts w:ascii="Arial" w:hAnsi="Arial" w:cs="Arial"/>
          <w:sz w:val="20"/>
          <w:szCs w:val="20"/>
        </w:rPr>
      </w:pPr>
    </w:p>
    <w:p w14:paraId="39D846DB" w14:textId="54845622" w:rsidR="00DD0153" w:rsidRDefault="00EC706B" w:rsidP="00DD0153">
      <w:pPr>
        <w:spacing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91008" behindDoc="0" locked="0" layoutInCell="1" allowOverlap="1" wp14:anchorId="6C0AF886" wp14:editId="22A47E02">
                <wp:simplePos x="0" y="0"/>
                <wp:positionH relativeFrom="column">
                  <wp:posOffset>792480</wp:posOffset>
                </wp:positionH>
                <wp:positionV relativeFrom="paragraph">
                  <wp:posOffset>-313055</wp:posOffset>
                </wp:positionV>
                <wp:extent cx="3999230" cy="4512491"/>
                <wp:effectExtent l="0" t="0" r="1270" b="2540"/>
                <wp:wrapNone/>
                <wp:docPr id="47" name="Group 47"/>
                <wp:cNvGraphicFramePr/>
                <a:graphic xmlns:a="http://schemas.openxmlformats.org/drawingml/2006/main">
                  <a:graphicData uri="http://schemas.microsoft.com/office/word/2010/wordprocessingGroup">
                    <wpg:wgp>
                      <wpg:cNvGrpSpPr/>
                      <wpg:grpSpPr>
                        <a:xfrm>
                          <a:off x="0" y="0"/>
                          <a:ext cx="3999230" cy="4512491"/>
                          <a:chOff x="0" y="0"/>
                          <a:chExt cx="3999230" cy="4512491"/>
                        </a:xfrm>
                      </wpg:grpSpPr>
                      <pic:pic xmlns:pic="http://schemas.openxmlformats.org/drawingml/2006/picture">
                        <pic:nvPicPr>
                          <pic:cNvPr id="46" name="Picture 46"/>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43" name="Picture 4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1509485"/>
                            <a:ext cx="1992630" cy="1493520"/>
                          </a:xfrm>
                          <a:prstGeom prst="rect">
                            <a:avLst/>
                          </a:prstGeom>
                          <a:noFill/>
                          <a:ln>
                            <a:noFill/>
                          </a:ln>
                        </pic:spPr>
                      </pic:pic>
                      <pic:pic xmlns:pic="http://schemas.openxmlformats.org/drawingml/2006/picture">
                        <pic:nvPicPr>
                          <pic:cNvPr id="38" name="Picture 38"/>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018971"/>
                            <a:ext cx="1992630" cy="1493520"/>
                          </a:xfrm>
                          <a:prstGeom prst="rect">
                            <a:avLst/>
                          </a:prstGeom>
                          <a:noFill/>
                          <a:ln>
                            <a:noFill/>
                          </a:ln>
                        </pic:spPr>
                      </pic:pic>
                      <pic:pic xmlns:pic="http://schemas.openxmlformats.org/drawingml/2006/picture">
                        <pic:nvPicPr>
                          <pic:cNvPr id="39" name="Picture 39"/>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006600" y="3018971"/>
                            <a:ext cx="1992630" cy="1493520"/>
                          </a:xfrm>
                          <a:prstGeom prst="rect">
                            <a:avLst/>
                          </a:prstGeom>
                          <a:noFill/>
                          <a:ln>
                            <a:noFill/>
                          </a:ln>
                        </pic:spPr>
                      </pic:pic>
                      <pic:pic xmlns:pic="http://schemas.openxmlformats.org/drawingml/2006/picture">
                        <pic:nvPicPr>
                          <pic:cNvPr id="42" name="Picture 4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006600" y="1509485"/>
                            <a:ext cx="1992630" cy="1493520"/>
                          </a:xfrm>
                          <a:prstGeom prst="rect">
                            <a:avLst/>
                          </a:prstGeom>
                          <a:noFill/>
                          <a:ln>
                            <a:noFill/>
                          </a:ln>
                        </pic:spPr>
                      </pic:pic>
                      <pic:pic xmlns:pic="http://schemas.openxmlformats.org/drawingml/2006/picture">
                        <pic:nvPicPr>
                          <pic:cNvPr id="45" name="Picture 45"/>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002972" y="0"/>
                            <a:ext cx="1992630" cy="1493520"/>
                          </a:xfrm>
                          <a:prstGeom prst="rect">
                            <a:avLst/>
                          </a:prstGeom>
                          <a:noFill/>
                          <a:ln>
                            <a:noFill/>
                          </a:ln>
                        </pic:spPr>
                      </pic:pic>
                    </wpg:wgp>
                  </a:graphicData>
                </a:graphic>
              </wp:anchor>
            </w:drawing>
          </mc:Choice>
          <mc:Fallback>
            <w:pict>
              <v:group w14:anchorId="21ED9BD7" id="Group 47" o:spid="_x0000_s1026" style="position:absolute;margin-left:62.4pt;margin-top:-24.65pt;width:314.9pt;height:355.3pt;z-index:251691008" coordsize="39992,4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">
                <v:shape id="Picture 4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">
                  <v:imagedata r:id="rId47" o:title=""/>
                </v:shape>
                <v:shape id="Picture 43" o:spid="_x0000_s1028" type="#_x0000_t75" style="position:absolute;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">
                  <v:imagedata r:id="rId48" o:title=""/>
                </v:shape>
                <v:shape id="Picture 38" o:spid="_x0000_s1029" type="#_x0000_t75" style="position:absolute;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">
                  <v:imagedata r:id="rId49" o:title=""/>
                </v:shape>
                <v:shape id="Picture 39" o:spid="_x0000_s1030" type="#_x0000_t75" style="position:absolute;left:20066;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">
                  <v:imagedata r:id="rId50" o:title=""/>
                </v:shape>
                <v:shape id="Picture 42" o:spid="_x0000_s1031" type="#_x0000_t75" style="position:absolute;left:20066;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">
                  <v:imagedata r:id="rId51" o:title=""/>
                </v:shape>
                <v:shape id="Picture 45" o:spid="_x0000_s1032" type="#_x0000_t75" style="position:absolute;left:20029;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">
                  <v:imagedata r:id="rId52" o:title=""/>
                </v:shape>
              </v:group>
            </w:pict>
          </mc:Fallback>
        </mc:AlternateContent>
      </w:r>
    </w:p>
    <w:p w14:paraId="7465D253" w14:textId="6B15B0DA" w:rsidR="003225D2" w:rsidRDefault="003225D2" w:rsidP="00962E3B">
      <w:pPr>
        <w:spacing w:after="80"/>
        <w:ind w:firstLine="360"/>
        <w:jc w:val="both"/>
        <w:rPr>
          <w:rFonts w:ascii="Arial" w:hAnsi="Arial" w:cs="Arial"/>
          <w:sz w:val="20"/>
          <w:szCs w:val="20"/>
        </w:rPr>
      </w:pPr>
    </w:p>
    <w:p w14:paraId="7464CFE0" w14:textId="5A87ADB9" w:rsidR="003225D2" w:rsidRDefault="003225D2" w:rsidP="00962E3B">
      <w:pPr>
        <w:spacing w:after="80"/>
        <w:ind w:firstLine="360"/>
        <w:jc w:val="both"/>
        <w:rPr>
          <w:rFonts w:ascii="Arial" w:hAnsi="Arial" w:cs="Arial"/>
          <w:sz w:val="20"/>
          <w:szCs w:val="20"/>
        </w:rPr>
      </w:pPr>
    </w:p>
    <w:p w14:paraId="2220866C" w14:textId="54D1AC82" w:rsidR="003225D2" w:rsidRDefault="003225D2" w:rsidP="00962E3B">
      <w:pPr>
        <w:spacing w:after="80"/>
        <w:ind w:firstLine="360"/>
        <w:jc w:val="both"/>
        <w:rPr>
          <w:rFonts w:ascii="Arial" w:hAnsi="Arial" w:cs="Arial"/>
          <w:sz w:val="20"/>
          <w:szCs w:val="20"/>
        </w:rPr>
      </w:pPr>
    </w:p>
    <w:p w14:paraId="0AD3D7D0" w14:textId="5D2C3508" w:rsidR="003225D2" w:rsidRDefault="003225D2" w:rsidP="00962E3B">
      <w:pPr>
        <w:spacing w:after="80"/>
        <w:ind w:firstLine="360"/>
        <w:jc w:val="both"/>
        <w:rPr>
          <w:rFonts w:ascii="Arial" w:hAnsi="Arial" w:cs="Arial"/>
          <w:sz w:val="20"/>
          <w:szCs w:val="20"/>
        </w:rPr>
      </w:pPr>
    </w:p>
    <w:p w14:paraId="554E5864" w14:textId="44FADE8D" w:rsidR="00841553" w:rsidRDefault="00841553" w:rsidP="001B4C6E">
      <w:pPr>
        <w:spacing w:after="80"/>
        <w:jc w:val="both"/>
        <w:rPr>
          <w:rFonts w:ascii="Arial" w:hAnsi="Arial" w:cs="Arial"/>
          <w:sz w:val="20"/>
          <w:szCs w:val="20"/>
        </w:rPr>
      </w:pPr>
    </w:p>
    <w:p w14:paraId="5120BC88" w14:textId="14D67364" w:rsidR="003805ED" w:rsidRDefault="003805ED" w:rsidP="00A76658">
      <w:pPr>
        <w:spacing w:after="80"/>
        <w:jc w:val="center"/>
        <w:rPr>
          <w:rFonts w:ascii="Arial" w:hAnsi="Arial" w:cs="Arial"/>
          <w:sz w:val="20"/>
          <w:szCs w:val="20"/>
        </w:rPr>
      </w:pPr>
    </w:p>
    <w:p w14:paraId="3850330C" w14:textId="3581BD66" w:rsidR="003C12DF" w:rsidRDefault="003C12DF" w:rsidP="00A76658">
      <w:pPr>
        <w:spacing w:after="80"/>
        <w:jc w:val="center"/>
        <w:rPr>
          <w:rFonts w:ascii="Arial" w:hAnsi="Arial" w:cs="Arial"/>
          <w:sz w:val="20"/>
          <w:szCs w:val="20"/>
        </w:rPr>
      </w:pPr>
    </w:p>
    <w:p w14:paraId="12B5D137" w14:textId="13C7CFF1" w:rsidR="003C12DF" w:rsidRDefault="003C12DF" w:rsidP="00A76658">
      <w:pPr>
        <w:spacing w:after="80"/>
        <w:jc w:val="center"/>
        <w:rPr>
          <w:rFonts w:ascii="Arial" w:hAnsi="Arial" w:cs="Arial"/>
          <w:sz w:val="20"/>
          <w:szCs w:val="20"/>
        </w:rPr>
      </w:pPr>
    </w:p>
    <w:p w14:paraId="69F27023" w14:textId="0D241057" w:rsidR="003C12DF" w:rsidRDefault="003C12DF" w:rsidP="00A76658">
      <w:pPr>
        <w:spacing w:after="80"/>
        <w:jc w:val="center"/>
        <w:rPr>
          <w:rFonts w:ascii="Arial" w:hAnsi="Arial" w:cs="Arial"/>
          <w:sz w:val="20"/>
          <w:szCs w:val="20"/>
        </w:rPr>
      </w:pPr>
    </w:p>
    <w:p w14:paraId="6025D507" w14:textId="71F651F4" w:rsidR="003C12DF" w:rsidRDefault="003C12DF" w:rsidP="00A76658">
      <w:pPr>
        <w:spacing w:after="80"/>
        <w:jc w:val="center"/>
        <w:rPr>
          <w:rFonts w:ascii="Arial" w:hAnsi="Arial" w:cs="Arial"/>
          <w:sz w:val="20"/>
          <w:szCs w:val="20"/>
        </w:rPr>
      </w:pPr>
    </w:p>
    <w:p w14:paraId="57B13BB8" w14:textId="7B32C096" w:rsidR="003C12DF" w:rsidRDefault="003C12DF" w:rsidP="00A76658">
      <w:pPr>
        <w:spacing w:after="80"/>
        <w:jc w:val="center"/>
        <w:rPr>
          <w:rFonts w:ascii="Arial" w:hAnsi="Arial" w:cs="Arial"/>
          <w:sz w:val="20"/>
          <w:szCs w:val="20"/>
        </w:rPr>
      </w:pPr>
    </w:p>
    <w:p w14:paraId="31F34A78" w14:textId="69B63C38" w:rsidR="003C12DF" w:rsidRDefault="003C12DF" w:rsidP="00A76658">
      <w:pPr>
        <w:spacing w:after="80"/>
        <w:jc w:val="center"/>
        <w:rPr>
          <w:rFonts w:ascii="Arial" w:hAnsi="Arial" w:cs="Arial"/>
          <w:sz w:val="20"/>
          <w:szCs w:val="20"/>
        </w:rPr>
      </w:pPr>
    </w:p>
    <w:p w14:paraId="13E976C2" w14:textId="7E7DB495" w:rsidR="003C12DF" w:rsidRDefault="003C12DF" w:rsidP="00A76658">
      <w:pPr>
        <w:spacing w:after="80"/>
        <w:jc w:val="center"/>
        <w:rPr>
          <w:rFonts w:ascii="Arial" w:hAnsi="Arial" w:cs="Arial"/>
          <w:sz w:val="20"/>
          <w:szCs w:val="20"/>
        </w:rPr>
      </w:pPr>
    </w:p>
    <w:p w14:paraId="3785BC9A" w14:textId="0AD6304B" w:rsidR="003C12DF" w:rsidRDefault="003C12DF" w:rsidP="00A76658">
      <w:pPr>
        <w:spacing w:after="80"/>
        <w:jc w:val="center"/>
        <w:rPr>
          <w:rFonts w:ascii="Arial" w:hAnsi="Arial" w:cs="Arial"/>
          <w:sz w:val="20"/>
          <w:szCs w:val="20"/>
        </w:rPr>
      </w:pPr>
    </w:p>
    <w:p w14:paraId="56075EEC" w14:textId="0DA83987" w:rsidR="003225D2" w:rsidRDefault="003225D2" w:rsidP="00A76658">
      <w:pPr>
        <w:spacing w:after="80"/>
        <w:jc w:val="center"/>
        <w:rPr>
          <w:rFonts w:ascii="Arial" w:hAnsi="Arial" w:cs="Arial"/>
          <w:sz w:val="20"/>
          <w:szCs w:val="20"/>
        </w:rPr>
      </w:pPr>
    </w:p>
    <w:p w14:paraId="09B3B62E" w14:textId="4E60B6C9" w:rsidR="00723409" w:rsidRDefault="00723409" w:rsidP="00A76658">
      <w:pPr>
        <w:spacing w:after="80"/>
        <w:jc w:val="center"/>
        <w:rPr>
          <w:rFonts w:ascii="Arial" w:hAnsi="Arial" w:cs="Arial"/>
          <w:sz w:val="20"/>
          <w:szCs w:val="20"/>
        </w:rPr>
      </w:pPr>
    </w:p>
    <w:p w14:paraId="6F512012" w14:textId="164857B1" w:rsidR="00723409" w:rsidRDefault="00723409" w:rsidP="00A76658">
      <w:pPr>
        <w:spacing w:after="80"/>
        <w:jc w:val="center"/>
        <w:rPr>
          <w:rFonts w:ascii="Arial" w:hAnsi="Arial" w:cs="Arial"/>
          <w:sz w:val="20"/>
          <w:szCs w:val="20"/>
        </w:rPr>
      </w:pPr>
    </w:p>
    <w:p w14:paraId="7058CC3B" w14:textId="199FF6B6" w:rsidR="00723409" w:rsidRDefault="00723409" w:rsidP="00A76658">
      <w:pPr>
        <w:spacing w:after="80"/>
        <w:jc w:val="center"/>
        <w:rPr>
          <w:rFonts w:ascii="Arial" w:hAnsi="Arial" w:cs="Arial"/>
          <w:sz w:val="20"/>
          <w:szCs w:val="20"/>
        </w:rPr>
      </w:pPr>
    </w:p>
    <w:p w14:paraId="28C86096" w14:textId="77777777" w:rsidR="00723409" w:rsidRDefault="00723409" w:rsidP="00A76658">
      <w:pPr>
        <w:spacing w:after="80"/>
        <w:jc w:val="center"/>
        <w:rPr>
          <w:rFonts w:ascii="Arial" w:hAnsi="Arial" w:cs="Arial"/>
          <w:sz w:val="20"/>
          <w:szCs w:val="20"/>
        </w:rPr>
      </w:pPr>
    </w:p>
    <w:p w14:paraId="4A3F4245" w14:textId="77DE3924" w:rsidR="00DD0153" w:rsidRDefault="00DD0153" w:rsidP="00DD0153">
      <w:pPr>
        <w:pStyle w:val="Heading5"/>
        <w:spacing w:after="160"/>
        <w:jc w:val="center"/>
        <w:rPr>
          <w:rFonts w:ascii="Arial" w:hAnsi="Arial" w:cs="Arial"/>
          <w:color w:val="000000" w:themeColor="text1"/>
          <w:sz w:val="20"/>
          <w:szCs w:val="20"/>
          <w:u w:val="single"/>
        </w:rPr>
      </w:pPr>
    </w:p>
    <w:p w14:paraId="2342FF62" w14:textId="77777777" w:rsidR="00DD0153" w:rsidRPr="00DD0153" w:rsidRDefault="00DD0153" w:rsidP="00DD0153"/>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t xml:space="preserve">2. </w:t>
      </w:r>
      <w:r w:rsidRPr="004F7950">
        <w:rPr>
          <w:rFonts w:ascii="Arial" w:hAnsi="Arial" w:cs="Arial"/>
          <w:color w:val="000000" w:themeColor="text1"/>
          <w:sz w:val="20"/>
          <w:szCs w:val="20"/>
          <w:u w:val="single"/>
        </w:rPr>
        <w:t>Iranian Churn Dataset</w:t>
      </w:r>
    </w:p>
    <w:p w14:paraId="2F9EBBF5" w14:textId="22B19AE9"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 xml:space="preserve">The "Iranian Churn Dataset" from the UCI Machine Learning Repository is a collection of data randomly gathered from a telecommunications company in Iran, spanning a period of 12 months. This dataset contains a total of 3,150 </w:t>
      </w:r>
      <w:r w:rsidR="00EC706B">
        <w:rPr>
          <w:rFonts w:ascii="Arial" w:hAnsi="Arial" w:cs="Arial"/>
          <w:sz w:val="20"/>
          <w:szCs w:val="20"/>
        </w:rPr>
        <w:t>samples</w:t>
      </w:r>
      <w:r w:rsidRPr="004F7950">
        <w:rPr>
          <w:rFonts w:ascii="Arial" w:hAnsi="Arial" w:cs="Arial"/>
          <w:sz w:val="20"/>
          <w:szCs w:val="20"/>
        </w:rPr>
        <w:t xml:space="preserve">, with each row representing a unique customer. The information is organized into 14 </w:t>
      </w:r>
      <w:r w:rsidR="00EC706B">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77777777"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lastRenderedPageBreak/>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D4894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35A41A94" w14:textId="77777777" w:rsidR="00DD0153" w:rsidRPr="008857AE" w:rsidRDefault="00DD0153" w:rsidP="00DD0153">
      <w:pPr>
        <w:spacing w:after="80"/>
        <w:jc w:val="both"/>
        <w:rPr>
          <w:rFonts w:ascii="Arial" w:hAnsi="Arial" w:cs="Arial"/>
          <w:sz w:val="20"/>
          <w:szCs w:val="20"/>
        </w:rPr>
      </w:pPr>
    </w:p>
    <w:p w14:paraId="5507F6CD" w14:textId="24EA7FC5" w:rsidR="003225D2" w:rsidRPr="00F0457A" w:rsidRDefault="00DD0153" w:rsidP="00F0457A">
      <w:pPr>
        <w:spacing w:after="80"/>
        <w:jc w:val="center"/>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23A16EC2" w14:textId="77777777" w:rsidR="003225D2" w:rsidRDefault="003225D2" w:rsidP="00A76658">
      <w:pPr>
        <w:spacing w:after="80"/>
        <w:jc w:val="center"/>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C14855">
        <w:trPr>
          <w:jc w:val="center"/>
        </w:trPr>
        <w:tc>
          <w:tcPr>
            <w:tcW w:w="988" w:type="dxa"/>
            <w:vMerge w:val="restart"/>
            <w:tcBorders>
              <w:top w:val="nil"/>
              <w:left w:val="nil"/>
              <w:bottom w:val="nil"/>
              <w:righ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tcBorders>
              <w:top w:val="nil"/>
              <w:left w:val="nil"/>
              <w:bottom w:val="nil"/>
              <w:right w:val="nil"/>
            </w:tcBorders>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tcBorders>
              <w:top w:val="nil"/>
              <w:left w:val="nil"/>
              <w:bottom w:val="nil"/>
              <w:right w:val="nil"/>
            </w:tcBorders>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C14855">
        <w:trPr>
          <w:jc w:val="center"/>
        </w:trPr>
        <w:tc>
          <w:tcPr>
            <w:tcW w:w="988" w:type="dxa"/>
            <w:vMerge/>
            <w:tcBorders>
              <w:top w:val="nil"/>
              <w:left w:val="nil"/>
              <w:bottom w:val="nil"/>
              <w:righ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tcBorders>
              <w:top w:val="nil"/>
              <w:left w:val="nil"/>
              <w:bottom w:val="nil"/>
              <w:right w:val="nil"/>
            </w:tcBorders>
            <w:shd w:val="clear" w:color="auto" w:fill="FF0000"/>
            <w:vAlign w:val="center"/>
          </w:tcPr>
          <w:p w14:paraId="63A993A8" w14:textId="55DAABD3"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μs)</w:t>
            </w:r>
          </w:p>
        </w:tc>
        <w:tc>
          <w:tcPr>
            <w:tcW w:w="1166" w:type="dxa"/>
            <w:tcBorders>
              <w:top w:val="nil"/>
              <w:left w:val="nil"/>
              <w:bottom w:val="nil"/>
              <w:right w:val="nil"/>
            </w:tcBorders>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tcBorders>
              <w:top w:val="nil"/>
              <w:left w:val="nil"/>
              <w:bottom w:val="nil"/>
              <w:right w:val="nil"/>
            </w:tcBorders>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tcBorders>
              <w:top w:val="nil"/>
              <w:left w:val="nil"/>
              <w:bottom w:val="nil"/>
              <w:right w:val="nil"/>
            </w:tcBorders>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tcBorders>
              <w:top w:val="nil"/>
              <w:left w:val="nil"/>
              <w:bottom w:val="nil"/>
              <w:right w:val="nil"/>
            </w:tcBorders>
            <w:shd w:val="clear" w:color="auto" w:fill="0066FF"/>
            <w:vAlign w:val="center"/>
          </w:tcPr>
          <w:p w14:paraId="4B3A1595"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90" w:type="dxa"/>
            <w:tcBorders>
              <w:top w:val="nil"/>
              <w:left w:val="nil"/>
              <w:bottom w:val="nil"/>
              <w:right w:val="nil"/>
            </w:tcBorders>
            <w:shd w:val="clear" w:color="auto" w:fill="0066FF"/>
            <w:vAlign w:val="center"/>
          </w:tcPr>
          <w:p w14:paraId="0E5AC29C"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453E7B" w14:paraId="6DD27504" w14:textId="77777777" w:rsidTr="00C14855">
        <w:trPr>
          <w:jc w:val="center"/>
        </w:trPr>
        <w:tc>
          <w:tcPr>
            <w:tcW w:w="988" w:type="dxa"/>
            <w:vMerge w:val="restart"/>
            <w:tcBorders>
              <w:top w:val="nil"/>
              <w:left w:val="nil"/>
              <w:bottom w:val="nil"/>
              <w:right w:val="nil"/>
            </w:tcBorders>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tcBorders>
              <w:top w:val="nil"/>
              <w:left w:val="nil"/>
              <w:bottom w:val="nil"/>
              <w:right w:val="nil"/>
            </w:tcBorders>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tcBorders>
              <w:top w:val="nil"/>
              <w:left w:val="nil"/>
              <w:bottom w:val="nil"/>
              <w:right w:val="nil"/>
            </w:tcBorders>
            <w:shd w:val="clear" w:color="auto" w:fill="FF9B9B"/>
            <w:vAlign w:val="center"/>
          </w:tcPr>
          <w:p w14:paraId="52129109" w14:textId="31F7CEA9"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136.73</w:t>
            </w:r>
          </w:p>
        </w:tc>
        <w:tc>
          <w:tcPr>
            <w:tcW w:w="1166" w:type="dxa"/>
            <w:tcBorders>
              <w:top w:val="nil"/>
              <w:left w:val="nil"/>
              <w:bottom w:val="nil"/>
              <w:right w:val="nil"/>
            </w:tcBorders>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tcBorders>
              <w:top w:val="nil"/>
              <w:left w:val="nil"/>
              <w:bottom w:val="nil"/>
              <w:right w:val="nil"/>
            </w:tcBorders>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tcBorders>
              <w:top w:val="nil"/>
              <w:left w:val="nil"/>
              <w:bottom w:val="nil"/>
              <w:right w:val="nil"/>
            </w:tcBorders>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tcBorders>
              <w:top w:val="nil"/>
              <w:left w:val="nil"/>
              <w:bottom w:val="nil"/>
              <w:right w:val="nil"/>
            </w:tcBorders>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C14855">
        <w:trPr>
          <w:jc w:val="center"/>
        </w:trPr>
        <w:tc>
          <w:tcPr>
            <w:tcW w:w="988" w:type="dxa"/>
            <w:vMerge/>
            <w:tcBorders>
              <w:top w:val="nil"/>
              <w:left w:val="nil"/>
              <w:bottom w:val="nil"/>
              <w:right w:val="nil"/>
            </w:tcBorders>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tcBorders>
              <w:top w:val="nil"/>
              <w:left w:val="nil"/>
              <w:bottom w:val="nil"/>
              <w:right w:val="nil"/>
            </w:tcBorders>
            <w:shd w:val="clear" w:color="auto" w:fill="FF9B9B"/>
            <w:vAlign w:val="center"/>
          </w:tcPr>
          <w:p w14:paraId="6BA780C5" w14:textId="15229E1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195.962</w:t>
            </w:r>
          </w:p>
        </w:tc>
        <w:tc>
          <w:tcPr>
            <w:tcW w:w="1166" w:type="dxa"/>
            <w:tcBorders>
              <w:top w:val="nil"/>
              <w:left w:val="nil"/>
              <w:bottom w:val="nil"/>
              <w:right w:val="nil"/>
            </w:tcBorders>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tcBorders>
              <w:top w:val="nil"/>
              <w:left w:val="nil"/>
              <w:bottom w:val="nil"/>
              <w:right w:val="nil"/>
            </w:tcBorders>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C14855">
        <w:trPr>
          <w:jc w:val="center"/>
        </w:trPr>
        <w:tc>
          <w:tcPr>
            <w:tcW w:w="988" w:type="dxa"/>
            <w:vMerge/>
            <w:tcBorders>
              <w:top w:val="nil"/>
              <w:left w:val="nil"/>
              <w:bottom w:val="nil"/>
              <w:right w:val="nil"/>
            </w:tcBorders>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tcBorders>
              <w:top w:val="nil"/>
              <w:left w:val="nil"/>
              <w:bottom w:val="nil"/>
              <w:right w:val="nil"/>
            </w:tcBorders>
            <w:shd w:val="clear" w:color="auto" w:fill="FF9B9B"/>
            <w:vAlign w:val="center"/>
          </w:tcPr>
          <w:p w14:paraId="6B69D7DC" w14:textId="4E2739B6"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277.826</w:t>
            </w:r>
          </w:p>
        </w:tc>
        <w:tc>
          <w:tcPr>
            <w:tcW w:w="1166" w:type="dxa"/>
            <w:tcBorders>
              <w:top w:val="nil"/>
              <w:left w:val="nil"/>
              <w:bottom w:val="nil"/>
              <w:right w:val="nil"/>
            </w:tcBorders>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C14855">
        <w:trPr>
          <w:jc w:val="center"/>
        </w:trPr>
        <w:tc>
          <w:tcPr>
            <w:tcW w:w="988" w:type="dxa"/>
            <w:vMerge w:val="restart"/>
            <w:tcBorders>
              <w:top w:val="nil"/>
              <w:left w:val="nil"/>
              <w:bottom w:val="nil"/>
              <w:right w:val="nil"/>
            </w:tcBorders>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tcBorders>
              <w:top w:val="nil"/>
              <w:left w:val="nil"/>
              <w:bottom w:val="nil"/>
              <w:right w:val="nil"/>
            </w:tcBorders>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tcBorders>
              <w:top w:val="nil"/>
              <w:left w:val="nil"/>
              <w:bottom w:val="nil"/>
              <w:right w:val="nil"/>
            </w:tcBorders>
            <w:shd w:val="clear" w:color="auto" w:fill="FFBDBD"/>
            <w:vAlign w:val="center"/>
          </w:tcPr>
          <w:p w14:paraId="22451B12" w14:textId="4A5CF26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88.685</w:t>
            </w:r>
          </w:p>
        </w:tc>
        <w:tc>
          <w:tcPr>
            <w:tcW w:w="1166" w:type="dxa"/>
            <w:tcBorders>
              <w:top w:val="nil"/>
              <w:left w:val="nil"/>
              <w:bottom w:val="nil"/>
              <w:right w:val="nil"/>
            </w:tcBorders>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tcBorders>
              <w:top w:val="nil"/>
              <w:left w:val="nil"/>
              <w:bottom w:val="nil"/>
              <w:right w:val="nil"/>
            </w:tcBorders>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tcBorders>
              <w:top w:val="nil"/>
              <w:left w:val="nil"/>
              <w:bottom w:val="nil"/>
              <w:right w:val="nil"/>
            </w:tcBorders>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tcBorders>
              <w:top w:val="nil"/>
              <w:left w:val="nil"/>
              <w:bottom w:val="nil"/>
              <w:right w:val="nil"/>
            </w:tcBorders>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tcBorders>
              <w:top w:val="nil"/>
              <w:left w:val="nil"/>
              <w:bottom w:val="nil"/>
              <w:right w:val="nil"/>
            </w:tcBorders>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C14855">
        <w:trPr>
          <w:jc w:val="center"/>
        </w:trPr>
        <w:tc>
          <w:tcPr>
            <w:tcW w:w="988" w:type="dxa"/>
            <w:vMerge/>
            <w:tcBorders>
              <w:top w:val="nil"/>
              <w:left w:val="nil"/>
              <w:bottom w:val="nil"/>
              <w:right w:val="nil"/>
            </w:tcBorders>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tcBorders>
              <w:top w:val="nil"/>
              <w:left w:val="nil"/>
              <w:bottom w:val="nil"/>
              <w:right w:val="nil"/>
            </w:tcBorders>
            <w:shd w:val="clear" w:color="auto" w:fill="FFBDBD"/>
            <w:vAlign w:val="center"/>
          </w:tcPr>
          <w:p w14:paraId="7EC1318E" w14:textId="14E7054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105.415</w:t>
            </w:r>
          </w:p>
        </w:tc>
        <w:tc>
          <w:tcPr>
            <w:tcW w:w="1166" w:type="dxa"/>
            <w:tcBorders>
              <w:top w:val="nil"/>
              <w:left w:val="nil"/>
              <w:bottom w:val="nil"/>
              <w:right w:val="nil"/>
            </w:tcBorders>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C14855">
        <w:trPr>
          <w:jc w:val="center"/>
        </w:trPr>
        <w:tc>
          <w:tcPr>
            <w:tcW w:w="988" w:type="dxa"/>
            <w:vMerge/>
            <w:tcBorders>
              <w:top w:val="nil"/>
              <w:left w:val="nil"/>
              <w:bottom w:val="nil"/>
              <w:right w:val="nil"/>
            </w:tcBorders>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tcBorders>
              <w:top w:val="nil"/>
              <w:left w:val="nil"/>
              <w:bottom w:val="nil"/>
              <w:right w:val="nil"/>
            </w:tcBorders>
            <w:shd w:val="clear" w:color="auto" w:fill="FFBDBD"/>
            <w:vAlign w:val="center"/>
          </w:tcPr>
          <w:p w14:paraId="66E76672" w14:textId="19A4F62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133.558</w:t>
            </w:r>
          </w:p>
        </w:tc>
        <w:tc>
          <w:tcPr>
            <w:tcW w:w="1166" w:type="dxa"/>
            <w:tcBorders>
              <w:top w:val="nil"/>
              <w:left w:val="nil"/>
              <w:bottom w:val="nil"/>
              <w:right w:val="nil"/>
            </w:tcBorders>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C14855">
        <w:trPr>
          <w:jc w:val="center"/>
        </w:trPr>
        <w:tc>
          <w:tcPr>
            <w:tcW w:w="988" w:type="dxa"/>
            <w:vMerge w:val="restart"/>
            <w:tcBorders>
              <w:top w:val="nil"/>
              <w:left w:val="nil"/>
              <w:bottom w:val="nil"/>
              <w:right w:val="nil"/>
            </w:tcBorders>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tcBorders>
              <w:top w:val="nil"/>
              <w:left w:val="nil"/>
              <w:bottom w:val="nil"/>
              <w:right w:val="nil"/>
            </w:tcBorders>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tcBorders>
              <w:top w:val="nil"/>
              <w:left w:val="nil"/>
              <w:bottom w:val="nil"/>
              <w:right w:val="nil"/>
            </w:tcBorders>
            <w:shd w:val="clear" w:color="auto" w:fill="FFE1E1"/>
            <w:vAlign w:val="center"/>
          </w:tcPr>
          <w:p w14:paraId="1D862534" w14:textId="0F0E669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4.981</w:t>
            </w:r>
          </w:p>
        </w:tc>
        <w:tc>
          <w:tcPr>
            <w:tcW w:w="1166" w:type="dxa"/>
            <w:tcBorders>
              <w:top w:val="nil"/>
              <w:left w:val="nil"/>
              <w:bottom w:val="nil"/>
              <w:right w:val="nil"/>
            </w:tcBorders>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tcBorders>
              <w:top w:val="nil"/>
              <w:left w:val="nil"/>
              <w:bottom w:val="nil"/>
              <w:right w:val="nil"/>
            </w:tcBorders>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tcBorders>
              <w:top w:val="nil"/>
              <w:left w:val="nil"/>
              <w:bottom w:val="nil"/>
              <w:right w:val="nil"/>
            </w:tcBorders>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tcBorders>
              <w:top w:val="nil"/>
              <w:left w:val="nil"/>
              <w:bottom w:val="nil"/>
              <w:right w:val="nil"/>
            </w:tcBorders>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tcBorders>
              <w:top w:val="nil"/>
              <w:left w:val="nil"/>
              <w:bottom w:val="nil"/>
              <w:right w:val="nil"/>
            </w:tcBorders>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C14855">
        <w:trPr>
          <w:jc w:val="center"/>
        </w:trPr>
        <w:tc>
          <w:tcPr>
            <w:tcW w:w="988" w:type="dxa"/>
            <w:vMerge/>
            <w:tcBorders>
              <w:top w:val="nil"/>
              <w:left w:val="nil"/>
              <w:bottom w:val="nil"/>
              <w:right w:val="nil"/>
            </w:tcBorders>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tcBorders>
              <w:top w:val="nil"/>
              <w:left w:val="nil"/>
              <w:bottom w:val="nil"/>
              <w:right w:val="nil"/>
            </w:tcBorders>
            <w:shd w:val="clear" w:color="auto" w:fill="FFE1E1"/>
            <w:vAlign w:val="center"/>
          </w:tcPr>
          <w:p w14:paraId="454276DC" w14:textId="6E8C0FD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16.933</w:t>
            </w:r>
          </w:p>
        </w:tc>
        <w:tc>
          <w:tcPr>
            <w:tcW w:w="1166" w:type="dxa"/>
            <w:tcBorders>
              <w:top w:val="nil"/>
              <w:left w:val="nil"/>
              <w:bottom w:val="nil"/>
              <w:right w:val="nil"/>
            </w:tcBorders>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tcBorders>
              <w:top w:val="nil"/>
              <w:left w:val="nil"/>
              <w:bottom w:val="nil"/>
              <w:right w:val="nil"/>
            </w:tcBorders>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tcBorders>
              <w:top w:val="nil"/>
              <w:left w:val="nil"/>
              <w:bottom w:val="nil"/>
              <w:right w:val="nil"/>
            </w:tcBorders>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tcBorders>
              <w:top w:val="nil"/>
              <w:left w:val="nil"/>
              <w:bottom w:val="nil"/>
              <w:right w:val="nil"/>
            </w:tcBorders>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C14855">
        <w:trPr>
          <w:jc w:val="center"/>
        </w:trPr>
        <w:tc>
          <w:tcPr>
            <w:tcW w:w="988" w:type="dxa"/>
            <w:vMerge/>
            <w:tcBorders>
              <w:top w:val="nil"/>
              <w:left w:val="nil"/>
              <w:bottom w:val="nil"/>
              <w:right w:val="nil"/>
            </w:tcBorders>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tcBorders>
              <w:top w:val="nil"/>
              <w:left w:val="nil"/>
              <w:bottom w:val="nil"/>
              <w:right w:val="nil"/>
            </w:tcBorders>
            <w:shd w:val="clear" w:color="auto" w:fill="FFE1E1"/>
            <w:vAlign w:val="center"/>
          </w:tcPr>
          <w:p w14:paraId="41703211" w14:textId="54F8411A"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189.568</w:t>
            </w:r>
          </w:p>
        </w:tc>
        <w:tc>
          <w:tcPr>
            <w:tcW w:w="1166" w:type="dxa"/>
            <w:tcBorders>
              <w:top w:val="nil"/>
              <w:left w:val="nil"/>
              <w:bottom w:val="nil"/>
              <w:right w:val="nil"/>
            </w:tcBorders>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tcBorders>
              <w:top w:val="nil"/>
              <w:left w:val="nil"/>
              <w:bottom w:val="nil"/>
              <w:right w:val="nil"/>
            </w:tcBorders>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tcBorders>
              <w:top w:val="nil"/>
              <w:left w:val="nil"/>
              <w:bottom w:val="nil"/>
              <w:right w:val="nil"/>
            </w:tcBorders>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7E0A6905" w14:textId="7198E7D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6EF640CA" w14:textId="78207300" w:rsidR="003225D2" w:rsidRDefault="003225D2" w:rsidP="00A76658">
      <w:pPr>
        <w:spacing w:after="80"/>
        <w:jc w:val="center"/>
        <w:rPr>
          <w:rFonts w:ascii="Arial" w:hAnsi="Arial" w:cs="Arial"/>
          <w:sz w:val="20"/>
          <w:szCs w:val="20"/>
        </w:rPr>
      </w:pPr>
    </w:p>
    <w:p w14:paraId="7EE4C899" w14:textId="2A2E2460" w:rsidR="00DD0153" w:rsidRDefault="00DD0153" w:rsidP="00A76658">
      <w:pPr>
        <w:spacing w:after="80"/>
        <w:jc w:val="center"/>
        <w:rPr>
          <w:rFonts w:ascii="Arial" w:hAnsi="Arial" w:cs="Arial"/>
          <w:sz w:val="20"/>
          <w:szCs w:val="20"/>
        </w:rPr>
      </w:pPr>
    </w:p>
    <w:p w14:paraId="018E0680" w14:textId="77777777" w:rsidR="00723409" w:rsidRDefault="00723409" w:rsidP="00723409">
      <w:pPr>
        <w:spacing w:after="80"/>
        <w:ind w:firstLine="720"/>
        <w:jc w:val="both"/>
        <w:rPr>
          <w:noProof/>
        </w:rPr>
      </w:pPr>
      <w:r w:rsidRPr="0062264C">
        <w:rPr>
          <w:noProof/>
        </w:rPr>
        <w:drawing>
          <wp:inline distT="0" distB="0" distL="0" distR="0" wp14:anchorId="3ECD139B" wp14:editId="5C75F0F5">
            <wp:extent cx="24003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240" cy="1804680"/>
                    </a:xfrm>
                    <a:prstGeom prst="rect">
                      <a:avLst/>
                    </a:prstGeom>
                  </pic:spPr>
                </pic:pic>
              </a:graphicData>
            </a:graphic>
          </wp:inline>
        </w:drawing>
      </w:r>
      <w:r w:rsidRPr="0062264C">
        <w:rPr>
          <w:noProof/>
        </w:rPr>
        <w:t xml:space="preserve"> </w:t>
      </w:r>
    </w:p>
    <w:p w14:paraId="409C148C" w14:textId="77777777" w:rsidR="00723409" w:rsidRDefault="00723409" w:rsidP="00723409">
      <w:pPr>
        <w:spacing w:after="80"/>
        <w:ind w:firstLine="720"/>
        <w:jc w:val="both"/>
        <w:rPr>
          <w:noProof/>
        </w:rPr>
      </w:pPr>
      <w:r>
        <w:rPr>
          <w:noProof/>
        </w:rPr>
        <w:t>TODO: Change this photo – use 2 randomfeatures from iranian churn dataset that generate an interesting graph</w:t>
      </w:r>
    </w:p>
    <w:p w14:paraId="47362E19" w14:textId="049349E8" w:rsidR="00723409" w:rsidRDefault="00723409" w:rsidP="00A76658">
      <w:pPr>
        <w:spacing w:after="80"/>
        <w:jc w:val="center"/>
        <w:rPr>
          <w:rFonts w:ascii="Arial" w:hAnsi="Arial" w:cs="Arial"/>
          <w:sz w:val="20"/>
          <w:szCs w:val="20"/>
        </w:rPr>
      </w:pPr>
    </w:p>
    <w:p w14:paraId="2186EE13" w14:textId="5068097F" w:rsidR="00723409" w:rsidRDefault="00723409" w:rsidP="00A76658">
      <w:pPr>
        <w:spacing w:after="80"/>
        <w:jc w:val="center"/>
        <w:rPr>
          <w:rFonts w:ascii="Arial" w:hAnsi="Arial" w:cs="Arial"/>
          <w:sz w:val="20"/>
          <w:szCs w:val="20"/>
        </w:rPr>
      </w:pPr>
    </w:p>
    <w:p w14:paraId="424128A0" w14:textId="58C053A5" w:rsidR="00723409" w:rsidRDefault="00723409" w:rsidP="00A76658">
      <w:pPr>
        <w:spacing w:after="80"/>
        <w:jc w:val="center"/>
        <w:rPr>
          <w:rFonts w:ascii="Arial" w:hAnsi="Arial" w:cs="Arial"/>
          <w:sz w:val="20"/>
          <w:szCs w:val="20"/>
        </w:rPr>
      </w:pPr>
    </w:p>
    <w:p w14:paraId="6555D2C1" w14:textId="6D2A8C18" w:rsidR="00723409" w:rsidRDefault="00723409" w:rsidP="00A76658">
      <w:pPr>
        <w:spacing w:after="80"/>
        <w:jc w:val="center"/>
        <w:rPr>
          <w:rFonts w:ascii="Arial" w:hAnsi="Arial" w:cs="Arial"/>
          <w:sz w:val="20"/>
          <w:szCs w:val="20"/>
        </w:rPr>
      </w:pPr>
    </w:p>
    <w:p w14:paraId="1632638D" w14:textId="55683E69"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6368" behindDoc="0" locked="0" layoutInCell="1" allowOverlap="1" wp14:anchorId="1C6D5213" wp14:editId="1808A216">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p>
    <w:p w14:paraId="537D6AEB" w14:textId="40FBC63E" w:rsidR="000C0DD9" w:rsidRDefault="000C0DD9" w:rsidP="00A76658">
      <w:pPr>
        <w:spacing w:after="80"/>
        <w:jc w:val="center"/>
        <w:rPr>
          <w:rFonts w:ascii="Arial" w:hAnsi="Arial" w:cs="Arial"/>
          <w:sz w:val="20"/>
          <w:szCs w:val="20"/>
        </w:rPr>
      </w:pPr>
    </w:p>
    <w:p w14:paraId="2FA77696" w14:textId="5A607B12" w:rsidR="000C0DD9" w:rsidRDefault="000C0DD9" w:rsidP="00A76658">
      <w:pPr>
        <w:spacing w:after="80"/>
        <w:jc w:val="center"/>
        <w:rPr>
          <w:rFonts w:ascii="Arial" w:hAnsi="Arial" w:cs="Arial"/>
          <w:sz w:val="20"/>
          <w:szCs w:val="20"/>
        </w:rPr>
      </w:pPr>
    </w:p>
    <w:p w14:paraId="4B965D56" w14:textId="1B2F1338" w:rsidR="000C0DD9" w:rsidRDefault="00EC706B" w:rsidP="00A76658">
      <w:pPr>
        <w:spacing w:after="80"/>
        <w:jc w:val="cente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4320" behindDoc="0" locked="0" layoutInCell="1" allowOverlap="1" wp14:anchorId="65A2012A" wp14:editId="3573620B">
                <wp:simplePos x="0" y="0"/>
                <wp:positionH relativeFrom="page">
                  <wp:posOffset>1952625</wp:posOffset>
                </wp:positionH>
                <wp:positionV relativeFrom="paragraph">
                  <wp:posOffset>-477520</wp:posOffset>
                </wp:positionV>
                <wp:extent cx="4013300" cy="4501414"/>
                <wp:effectExtent l="0" t="0" r="6350" b="0"/>
                <wp:wrapNone/>
                <wp:docPr id="72" name="Group 72"/>
                <wp:cNvGraphicFramePr/>
                <a:graphic xmlns:a="http://schemas.openxmlformats.org/drawingml/2006/main">
                  <a:graphicData uri="http://schemas.microsoft.com/office/word/2010/wordprocessingGroup">
                    <wpg:wgp>
                      <wpg:cNvGrpSpPr/>
                      <wpg:grpSpPr>
                        <a:xfrm>
                          <a:off x="0" y="0"/>
                          <a:ext cx="4013300" cy="4501414"/>
                          <a:chOff x="0" y="0"/>
                          <a:chExt cx="4013300" cy="4501414"/>
                        </a:xfrm>
                      </wpg:grpSpPr>
                      <pic:pic xmlns:pic="http://schemas.openxmlformats.org/drawingml/2006/picture">
                        <pic:nvPicPr>
                          <pic:cNvPr id="68" name="Picture 6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017295" y="4010"/>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21305" y="1503947"/>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anchor>
            </w:drawing>
          </mc:Choice>
          <mc:Fallback>
            <w:pict>
              <v:group w14:anchorId="214819EA" id="Group 72" o:spid="_x0000_s1026" style="position:absolute;margin-left:153.75pt;margin-top:-37.6pt;width:316pt;height:354.45pt;z-index:251704320;mso-position-horizontal-relative:page" coordsize="40133,45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">
                <v:shape id="Picture 68" o:spid="_x0000_s1027" type="#_x0000_t75" style="position:absolute;left:20172;top: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503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page"/>
              </v:group>
            </w:pict>
          </mc:Fallback>
        </mc:AlternateContent>
      </w: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63583990" w14:textId="4AA52D44" w:rsidR="000C0DD9" w:rsidRDefault="000C0DD9" w:rsidP="00A76658">
      <w:pPr>
        <w:spacing w:after="80"/>
        <w:jc w:val="center"/>
        <w:rPr>
          <w:rFonts w:ascii="Arial" w:hAnsi="Arial" w:cs="Arial"/>
          <w:sz w:val="20"/>
          <w:szCs w:val="20"/>
        </w:rPr>
      </w:pPr>
    </w:p>
    <w:p w14:paraId="3DC66F62" w14:textId="77777777" w:rsidR="000C0DD9" w:rsidRDefault="000C0DD9" w:rsidP="00A76658">
      <w:pPr>
        <w:spacing w:after="80"/>
        <w:jc w:val="center"/>
        <w:rPr>
          <w:rFonts w:ascii="Arial" w:hAnsi="Arial" w:cs="Arial"/>
          <w:sz w:val="20"/>
          <w:szCs w:val="20"/>
        </w:rPr>
      </w:pPr>
    </w:p>
    <w:p w14:paraId="27D0CFE6" w14:textId="77777777" w:rsidR="000C0DD9" w:rsidRDefault="000C0DD9" w:rsidP="00A76658">
      <w:pPr>
        <w:spacing w:after="80"/>
        <w:jc w:val="center"/>
        <w:rPr>
          <w:rFonts w:ascii="Arial" w:hAnsi="Arial" w:cs="Arial"/>
          <w:sz w:val="20"/>
          <w:szCs w:val="20"/>
        </w:rPr>
      </w:pP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11488" behindDoc="0" locked="0" layoutInCell="1" allowOverlap="1" wp14:anchorId="090F3E77" wp14:editId="29C6250B">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fldSimple w:instr=" SEQ Figure \* ARABIC ">
                              <w:r>
                                <w:rPr>
                                  <w:noProof/>
                                </w:rPr>
                                <w:t>10</w:t>
                              </w:r>
                            </w:fldSimple>
                            <w:r>
                              <w:t>: Objective function values per iteration for the three algorithms on the Iranian Churn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fldSimple w:instr=" SEQ Figure \* ARABIC ">
                        <w:r>
                          <w:rPr>
                            <w:noProof/>
                          </w:rPr>
                          <w:t>10</w:t>
                        </w:r>
                      </w:fldSimple>
                      <w:r>
                        <w:t>: Objective function values per iteration for the three algorithms on the Iranian Churn Dataset</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9440" behindDoc="0" locked="0" layoutInCell="1" allowOverlap="1" wp14:anchorId="7045CE0A" wp14:editId="080E146D">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F6D0CE" id="Group 76" o:spid="_x0000_s1026" style="position:absolute;margin-left:33.35pt;margin-top:16.35pt;width:406.35pt;height:103.85pt;z-index:251709440"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68E23E5E" w:rsidR="003C12DF" w:rsidRDefault="003C12DF"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p w14:paraId="56C34CAC" w14:textId="1D6158A6" w:rsidR="000C0DD9" w:rsidRDefault="000C0DD9" w:rsidP="00A76658">
      <w:pPr>
        <w:spacing w:after="80"/>
        <w:jc w:val="center"/>
        <w:rPr>
          <w:rFonts w:ascii="Arial" w:hAnsi="Arial" w:cs="Arial"/>
          <w:sz w:val="20"/>
          <w:szCs w:val="20"/>
        </w:rPr>
      </w:pPr>
    </w:p>
    <w:p w14:paraId="3A929CF1" w14:textId="259B8BB7" w:rsidR="000C0DD9" w:rsidRDefault="000C0DD9" w:rsidP="00A76658">
      <w:pPr>
        <w:spacing w:after="80"/>
        <w:jc w:val="center"/>
        <w:rPr>
          <w:rFonts w:ascii="Arial" w:hAnsi="Arial" w:cs="Arial"/>
          <w:sz w:val="20"/>
          <w:szCs w:val="20"/>
        </w:rPr>
      </w:pPr>
    </w:p>
    <w:p w14:paraId="5B4BADDE" w14:textId="0159F4F2" w:rsidR="000C0DD9" w:rsidRDefault="000C0DD9" w:rsidP="00A76658">
      <w:pPr>
        <w:spacing w:after="80"/>
        <w:jc w:val="center"/>
        <w:rPr>
          <w:rFonts w:ascii="Arial" w:hAnsi="Arial" w:cs="Arial"/>
          <w:sz w:val="20"/>
          <w:szCs w:val="20"/>
        </w:rPr>
      </w:pPr>
    </w:p>
    <w:p w14:paraId="73168C7A" w14:textId="79634616" w:rsidR="000C0DD9" w:rsidRDefault="000C0DD9" w:rsidP="00A76658">
      <w:pPr>
        <w:spacing w:after="80"/>
        <w:jc w:val="center"/>
        <w:rPr>
          <w:rFonts w:ascii="Arial" w:hAnsi="Arial" w:cs="Arial"/>
          <w:sz w:val="20"/>
          <w:szCs w:val="20"/>
        </w:rPr>
      </w:pPr>
    </w:p>
    <w:p w14:paraId="7084B5D9" w14:textId="2E41296A" w:rsidR="00723409" w:rsidRDefault="00723409" w:rsidP="00A76658">
      <w:pPr>
        <w:spacing w:after="80"/>
        <w:jc w:val="center"/>
        <w:rPr>
          <w:rFonts w:ascii="Arial" w:hAnsi="Arial" w:cs="Arial"/>
          <w:sz w:val="20"/>
          <w:szCs w:val="20"/>
        </w:rPr>
      </w:pPr>
    </w:p>
    <w:p w14:paraId="14DE8A6C" w14:textId="38710C94" w:rsidR="00723409" w:rsidRDefault="00723409" w:rsidP="00A76658">
      <w:pPr>
        <w:spacing w:after="80"/>
        <w:jc w:val="center"/>
        <w:rPr>
          <w:rFonts w:ascii="Arial" w:hAnsi="Arial" w:cs="Arial"/>
          <w:sz w:val="20"/>
          <w:szCs w:val="20"/>
        </w:rPr>
      </w:pPr>
    </w:p>
    <w:p w14:paraId="63FC5E35" w14:textId="77777777" w:rsidR="00723409" w:rsidRDefault="0072340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5"/>
  </w:num>
  <w:num w:numId="2" w16cid:durableId="1700659878">
    <w:abstractNumId w:val="1"/>
  </w:num>
  <w:num w:numId="3" w16cid:durableId="2044623230">
    <w:abstractNumId w:val="0"/>
  </w:num>
  <w:num w:numId="4" w16cid:durableId="628824808">
    <w:abstractNumId w:val="4"/>
  </w:num>
  <w:num w:numId="5" w16cid:durableId="900410966">
    <w:abstractNumId w:val="3"/>
  </w:num>
  <w:num w:numId="6" w16cid:durableId="123740017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ja Cveevska">
    <w15:presenceInfo w15:providerId="Windows Live" w15:userId="771751b9f8a828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75A3C"/>
    <w:rsid w:val="00083276"/>
    <w:rsid w:val="00090E0C"/>
    <w:rsid w:val="000973DB"/>
    <w:rsid w:val="000A2497"/>
    <w:rsid w:val="000A557C"/>
    <w:rsid w:val="000C0DD9"/>
    <w:rsid w:val="000C23AF"/>
    <w:rsid w:val="000E29B7"/>
    <w:rsid w:val="00106EA3"/>
    <w:rsid w:val="00107443"/>
    <w:rsid w:val="001142DA"/>
    <w:rsid w:val="00122479"/>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222C65"/>
    <w:rsid w:val="002305FB"/>
    <w:rsid w:val="00236C86"/>
    <w:rsid w:val="00242617"/>
    <w:rsid w:val="00262A46"/>
    <w:rsid w:val="00267F49"/>
    <w:rsid w:val="00285DF8"/>
    <w:rsid w:val="002878F8"/>
    <w:rsid w:val="00291EF5"/>
    <w:rsid w:val="00295165"/>
    <w:rsid w:val="002960AA"/>
    <w:rsid w:val="00296845"/>
    <w:rsid w:val="002A60A5"/>
    <w:rsid w:val="002B076D"/>
    <w:rsid w:val="002B4471"/>
    <w:rsid w:val="002D1D93"/>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C12DF"/>
    <w:rsid w:val="003D0F59"/>
    <w:rsid w:val="003E6AF8"/>
    <w:rsid w:val="00416DC3"/>
    <w:rsid w:val="004236B9"/>
    <w:rsid w:val="004323E7"/>
    <w:rsid w:val="004471D5"/>
    <w:rsid w:val="00453E7B"/>
    <w:rsid w:val="004549E0"/>
    <w:rsid w:val="00456C94"/>
    <w:rsid w:val="00462F0A"/>
    <w:rsid w:val="00476A46"/>
    <w:rsid w:val="004B3606"/>
    <w:rsid w:val="004B3C35"/>
    <w:rsid w:val="004B5288"/>
    <w:rsid w:val="004B5B5F"/>
    <w:rsid w:val="004D46A9"/>
    <w:rsid w:val="004E2EE5"/>
    <w:rsid w:val="004F0044"/>
    <w:rsid w:val="004F6725"/>
    <w:rsid w:val="004F7950"/>
    <w:rsid w:val="00506394"/>
    <w:rsid w:val="00525AD7"/>
    <w:rsid w:val="005322AD"/>
    <w:rsid w:val="00536D1D"/>
    <w:rsid w:val="005533EB"/>
    <w:rsid w:val="00561B69"/>
    <w:rsid w:val="00564C07"/>
    <w:rsid w:val="00585AA8"/>
    <w:rsid w:val="00590E2C"/>
    <w:rsid w:val="005B5FDB"/>
    <w:rsid w:val="005C0561"/>
    <w:rsid w:val="005D50EA"/>
    <w:rsid w:val="00603625"/>
    <w:rsid w:val="00607CFD"/>
    <w:rsid w:val="006103A3"/>
    <w:rsid w:val="006105E7"/>
    <w:rsid w:val="00620F89"/>
    <w:rsid w:val="0062264C"/>
    <w:rsid w:val="00641D73"/>
    <w:rsid w:val="00644011"/>
    <w:rsid w:val="0065286C"/>
    <w:rsid w:val="006605D9"/>
    <w:rsid w:val="0066642E"/>
    <w:rsid w:val="00694295"/>
    <w:rsid w:val="006C033D"/>
    <w:rsid w:val="006E7F69"/>
    <w:rsid w:val="006F2623"/>
    <w:rsid w:val="00723409"/>
    <w:rsid w:val="0073030F"/>
    <w:rsid w:val="00732FC9"/>
    <w:rsid w:val="007558C8"/>
    <w:rsid w:val="007733E7"/>
    <w:rsid w:val="0077670A"/>
    <w:rsid w:val="00796DBA"/>
    <w:rsid w:val="007A690C"/>
    <w:rsid w:val="007B0C96"/>
    <w:rsid w:val="007B57E1"/>
    <w:rsid w:val="007C3442"/>
    <w:rsid w:val="007E583D"/>
    <w:rsid w:val="007E78EF"/>
    <w:rsid w:val="007F4CEB"/>
    <w:rsid w:val="007F7167"/>
    <w:rsid w:val="00804464"/>
    <w:rsid w:val="008048A0"/>
    <w:rsid w:val="00832258"/>
    <w:rsid w:val="00832CC2"/>
    <w:rsid w:val="00841553"/>
    <w:rsid w:val="00852AD7"/>
    <w:rsid w:val="00861F50"/>
    <w:rsid w:val="00882309"/>
    <w:rsid w:val="008857AE"/>
    <w:rsid w:val="00886868"/>
    <w:rsid w:val="0089300A"/>
    <w:rsid w:val="008D2FFB"/>
    <w:rsid w:val="008D6468"/>
    <w:rsid w:val="008E03A5"/>
    <w:rsid w:val="008E1605"/>
    <w:rsid w:val="008E4A48"/>
    <w:rsid w:val="008F2627"/>
    <w:rsid w:val="008F36E9"/>
    <w:rsid w:val="008F494E"/>
    <w:rsid w:val="008F54B1"/>
    <w:rsid w:val="00914DDE"/>
    <w:rsid w:val="00924ED3"/>
    <w:rsid w:val="009337F2"/>
    <w:rsid w:val="009344CB"/>
    <w:rsid w:val="009425F2"/>
    <w:rsid w:val="009510F0"/>
    <w:rsid w:val="00955599"/>
    <w:rsid w:val="00962E3B"/>
    <w:rsid w:val="00976333"/>
    <w:rsid w:val="00994E5C"/>
    <w:rsid w:val="009A2F93"/>
    <w:rsid w:val="009B1AF8"/>
    <w:rsid w:val="009B6706"/>
    <w:rsid w:val="009C6759"/>
    <w:rsid w:val="009E2115"/>
    <w:rsid w:val="009E5F06"/>
    <w:rsid w:val="009F0F68"/>
    <w:rsid w:val="009F253F"/>
    <w:rsid w:val="009F534B"/>
    <w:rsid w:val="00A04813"/>
    <w:rsid w:val="00A123D3"/>
    <w:rsid w:val="00A20AB1"/>
    <w:rsid w:val="00A334B8"/>
    <w:rsid w:val="00A34196"/>
    <w:rsid w:val="00A376C0"/>
    <w:rsid w:val="00A511C2"/>
    <w:rsid w:val="00A51A8D"/>
    <w:rsid w:val="00A529EB"/>
    <w:rsid w:val="00A66E29"/>
    <w:rsid w:val="00A76658"/>
    <w:rsid w:val="00AB33AB"/>
    <w:rsid w:val="00AC3BFF"/>
    <w:rsid w:val="00AC5CAD"/>
    <w:rsid w:val="00B3079C"/>
    <w:rsid w:val="00B53A9A"/>
    <w:rsid w:val="00B754AD"/>
    <w:rsid w:val="00B7636D"/>
    <w:rsid w:val="00B84B7A"/>
    <w:rsid w:val="00BA4E26"/>
    <w:rsid w:val="00BB035A"/>
    <w:rsid w:val="00BB065E"/>
    <w:rsid w:val="00BD07A6"/>
    <w:rsid w:val="00BD3E11"/>
    <w:rsid w:val="00BE104F"/>
    <w:rsid w:val="00BF0F8C"/>
    <w:rsid w:val="00C00226"/>
    <w:rsid w:val="00C02490"/>
    <w:rsid w:val="00C103C5"/>
    <w:rsid w:val="00C14855"/>
    <w:rsid w:val="00C6369B"/>
    <w:rsid w:val="00C64109"/>
    <w:rsid w:val="00C72085"/>
    <w:rsid w:val="00C72FDF"/>
    <w:rsid w:val="00C8469D"/>
    <w:rsid w:val="00CB28B3"/>
    <w:rsid w:val="00CB29CB"/>
    <w:rsid w:val="00CB4C60"/>
    <w:rsid w:val="00CC28E1"/>
    <w:rsid w:val="00CC5AD0"/>
    <w:rsid w:val="00CD0539"/>
    <w:rsid w:val="00D23455"/>
    <w:rsid w:val="00D30D8D"/>
    <w:rsid w:val="00D6053C"/>
    <w:rsid w:val="00D91852"/>
    <w:rsid w:val="00D9382C"/>
    <w:rsid w:val="00DB4ECC"/>
    <w:rsid w:val="00DB66B6"/>
    <w:rsid w:val="00DD0153"/>
    <w:rsid w:val="00DE5063"/>
    <w:rsid w:val="00E0007A"/>
    <w:rsid w:val="00E10177"/>
    <w:rsid w:val="00E16F6D"/>
    <w:rsid w:val="00E174BC"/>
    <w:rsid w:val="00E21815"/>
    <w:rsid w:val="00E52AD9"/>
    <w:rsid w:val="00E52CD6"/>
    <w:rsid w:val="00E558A7"/>
    <w:rsid w:val="00E62C42"/>
    <w:rsid w:val="00E87D33"/>
    <w:rsid w:val="00E9555F"/>
    <w:rsid w:val="00E970A9"/>
    <w:rsid w:val="00EA0572"/>
    <w:rsid w:val="00EB1659"/>
    <w:rsid w:val="00EC706B"/>
    <w:rsid w:val="00ED20F7"/>
    <w:rsid w:val="00EF359F"/>
    <w:rsid w:val="00F0457A"/>
    <w:rsid w:val="00F10417"/>
    <w:rsid w:val="00F37898"/>
    <w:rsid w:val="00F724D5"/>
    <w:rsid w:val="00F866D1"/>
    <w:rsid w:val="00FA34BA"/>
    <w:rsid w:val="00FC1E2B"/>
    <w:rsid w:val="00FC29C8"/>
    <w:rsid w:val="00FC61CA"/>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3C5"/>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paragraph" w:styleId="Revision">
    <w:name w:val="Revision"/>
    <w:hidden/>
    <w:uiPriority w:val="99"/>
    <w:semiHidden/>
    <w:rsid w:val="008E03A5"/>
    <w:pPr>
      <w:spacing w:after="0" w:line="240" w:lineRule="auto"/>
    </w:pPr>
  </w:style>
  <w:style w:type="character" w:styleId="CommentReference">
    <w:name w:val="annotation reference"/>
    <w:basedOn w:val="DefaultParagraphFont"/>
    <w:uiPriority w:val="99"/>
    <w:semiHidden/>
    <w:unhideWhenUsed/>
    <w:rsid w:val="006105E7"/>
    <w:rPr>
      <w:sz w:val="16"/>
      <w:szCs w:val="16"/>
    </w:rPr>
  </w:style>
  <w:style w:type="paragraph" w:styleId="CommentText">
    <w:name w:val="annotation text"/>
    <w:basedOn w:val="Normal"/>
    <w:link w:val="CommentTextChar"/>
    <w:uiPriority w:val="99"/>
    <w:unhideWhenUsed/>
    <w:rsid w:val="006105E7"/>
    <w:pPr>
      <w:spacing w:line="240" w:lineRule="auto"/>
    </w:pPr>
    <w:rPr>
      <w:sz w:val="20"/>
      <w:szCs w:val="20"/>
    </w:rPr>
  </w:style>
  <w:style w:type="character" w:customStyle="1" w:styleId="CommentTextChar">
    <w:name w:val="Comment Text Char"/>
    <w:basedOn w:val="DefaultParagraphFont"/>
    <w:link w:val="CommentText"/>
    <w:uiPriority w:val="99"/>
    <w:rsid w:val="006105E7"/>
    <w:rPr>
      <w:sz w:val="20"/>
      <w:szCs w:val="20"/>
    </w:rPr>
  </w:style>
  <w:style w:type="paragraph" w:styleId="CommentSubject">
    <w:name w:val="annotation subject"/>
    <w:basedOn w:val="CommentText"/>
    <w:next w:val="CommentText"/>
    <w:link w:val="CommentSubjectChar"/>
    <w:uiPriority w:val="99"/>
    <w:semiHidden/>
    <w:unhideWhenUsed/>
    <w:rsid w:val="006105E7"/>
    <w:rPr>
      <w:b/>
      <w:bCs/>
    </w:rPr>
  </w:style>
  <w:style w:type="character" w:customStyle="1" w:styleId="CommentSubjectChar">
    <w:name w:val="Comment Subject Char"/>
    <w:basedOn w:val="CommentTextChar"/>
    <w:link w:val="CommentSubject"/>
    <w:uiPriority w:val="99"/>
    <w:semiHidden/>
    <w:rsid w:val="006105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84612501">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4682</TotalTime>
  <Pages>22</Pages>
  <Words>7621</Words>
  <Characters>43442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Marija Cveevska</cp:lastModifiedBy>
  <cp:revision>44</cp:revision>
  <dcterms:created xsi:type="dcterms:W3CDTF">2023-09-06T18:27:00Z</dcterms:created>
  <dcterms:modified xsi:type="dcterms:W3CDTF">2023-09-17T16:54:00Z</dcterms:modified>
</cp:coreProperties>
</file>